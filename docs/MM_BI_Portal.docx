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8E0D40" w14:textId="73CDD0CE" w:rsidR="001C6A31" w:rsidRPr="00F00521" w:rsidRDefault="004700C9" w:rsidP="00DF4B25">
      <w:pPr>
        <w:pStyle w:val="Title1"/>
        <w:rPr>
          <w:rFonts w:ascii="Helvetica" w:hAnsi="Helvetica"/>
        </w:rPr>
      </w:pPr>
      <w:r>
        <w:rPr>
          <w:rFonts w:ascii="Helvetica" w:hAnsi="Helvetica"/>
        </w:rPr>
        <w:t>MicroMappers Business Intelligent Portal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1368"/>
        <w:gridCol w:w="8496"/>
      </w:tblGrid>
      <w:tr w:rsidR="004C6FB7" w:rsidRPr="00F00521" w14:paraId="116F58AD" w14:textId="77777777" w:rsidTr="00C0710A">
        <w:tc>
          <w:tcPr>
            <w:tcW w:w="1368" w:type="dxa"/>
            <w:shd w:val="clear" w:color="auto" w:fill="auto"/>
          </w:tcPr>
          <w:p w14:paraId="349F0D18" w14:textId="77777777" w:rsidR="004C6FB7" w:rsidRPr="00F00521" w:rsidRDefault="004C6FB7" w:rsidP="00DF4B25">
            <w:pPr>
              <w:pStyle w:val="Title2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REQ No.</w:t>
            </w:r>
          </w:p>
          <w:p w14:paraId="54C61813" w14:textId="77777777" w:rsidR="005F3916" w:rsidRPr="00F00521" w:rsidRDefault="00797124" w:rsidP="00DF4B25">
            <w:pPr>
              <w:pStyle w:val="Title3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1</w:t>
            </w:r>
          </w:p>
        </w:tc>
        <w:tc>
          <w:tcPr>
            <w:tcW w:w="8496" w:type="dxa"/>
            <w:shd w:val="clear" w:color="auto" w:fill="auto"/>
          </w:tcPr>
          <w:p w14:paraId="4E96803F" w14:textId="77777777" w:rsidR="004C6FB7" w:rsidRPr="00F00521" w:rsidRDefault="004F05DB" w:rsidP="00DF4B25">
            <w:pPr>
              <w:pStyle w:val="Title2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Project</w:t>
            </w:r>
          </w:p>
          <w:p w14:paraId="7EC2C793" w14:textId="0D20DA4C" w:rsidR="005F3916" w:rsidRPr="00F00521" w:rsidRDefault="004700C9" w:rsidP="00DF4B25">
            <w:pPr>
              <w:pStyle w:val="Title3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MM_BI_PORTAL</w:t>
            </w:r>
          </w:p>
        </w:tc>
      </w:tr>
    </w:tbl>
    <w:p w14:paraId="77A9AB81" w14:textId="77777777" w:rsidR="007B589E" w:rsidRPr="00F00521" w:rsidRDefault="007B589E" w:rsidP="00DF4B25">
      <w:pPr>
        <w:pStyle w:val="BodyText"/>
        <w:pBdr>
          <w:bottom w:val="single" w:sz="18" w:space="1" w:color="auto"/>
        </w:pBdr>
        <w:rPr>
          <w:rFonts w:ascii="Helvetica" w:hAnsi="Helvetica"/>
        </w:rPr>
      </w:pPr>
    </w:p>
    <w:p w14:paraId="432558B8" w14:textId="77777777" w:rsidR="00CF6A48" w:rsidRPr="00F00521" w:rsidRDefault="00CF6A48" w:rsidP="00293E77">
      <w:pPr>
        <w:pStyle w:val="Bodytext0"/>
        <w:rPr>
          <w:rFonts w:ascii="Helvetica" w:hAnsi="Helvetica"/>
          <w:color w:val="000080"/>
          <w:sz w:val="24"/>
        </w:rPr>
      </w:pPr>
    </w:p>
    <w:p w14:paraId="0AC95134" w14:textId="77777777" w:rsidR="007B589E" w:rsidRPr="00F00521" w:rsidRDefault="007B589E" w:rsidP="00293E77">
      <w:pPr>
        <w:pStyle w:val="Bodytext0"/>
        <w:rPr>
          <w:rFonts w:ascii="Helvetica" w:hAnsi="Helvetica"/>
          <w:color w:val="000080"/>
          <w:sz w:val="24"/>
        </w:rPr>
      </w:pPr>
      <w:r w:rsidRPr="00F00521">
        <w:rPr>
          <w:rFonts w:ascii="Helvetica" w:hAnsi="Helvetica"/>
          <w:color w:val="000080"/>
          <w:sz w:val="24"/>
        </w:rPr>
        <w:t>Abstract</w:t>
      </w:r>
    </w:p>
    <w:p w14:paraId="075741B5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3980764D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0472EA2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5D4BB58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D23E52E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051BD0C2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17245B0D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p w14:paraId="68C5BA84" w14:textId="77777777" w:rsidR="0082768B" w:rsidRPr="00F00521" w:rsidRDefault="0082768B" w:rsidP="00293E77">
      <w:pPr>
        <w:pStyle w:val="Abstract"/>
        <w:rPr>
          <w:rFonts w:ascii="Helvetica" w:hAnsi="Helvetica"/>
          <w:color w:val="000000"/>
        </w:rPr>
      </w:pPr>
    </w:p>
    <w:p w14:paraId="04914E05" w14:textId="77777777" w:rsidR="0082768B" w:rsidRPr="00F00521" w:rsidRDefault="0082768B" w:rsidP="00293E77">
      <w:pPr>
        <w:pStyle w:val="Abstract"/>
        <w:rPr>
          <w:rFonts w:ascii="Helvetica" w:hAnsi="Helvetica"/>
          <w:color w:val="808080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920"/>
        <w:gridCol w:w="2310"/>
        <w:gridCol w:w="4140"/>
      </w:tblGrid>
      <w:tr w:rsidR="007B79C5" w:rsidRPr="00F00521" w14:paraId="74A134EE" w14:textId="77777777" w:rsidTr="00C54C74">
        <w:trPr>
          <w:cantSplit/>
          <w:tblHeader/>
        </w:trPr>
        <w:tc>
          <w:tcPr>
            <w:tcW w:w="1188" w:type="dxa"/>
            <w:shd w:val="clear" w:color="auto" w:fill="D9D9D9"/>
          </w:tcPr>
          <w:p w14:paraId="556AD727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Rev</w:t>
            </w:r>
          </w:p>
        </w:tc>
        <w:tc>
          <w:tcPr>
            <w:tcW w:w="1920" w:type="dxa"/>
            <w:shd w:val="clear" w:color="auto" w:fill="D9D9D9"/>
          </w:tcPr>
          <w:p w14:paraId="7ECCDBFD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Date</w:t>
            </w:r>
          </w:p>
        </w:tc>
        <w:tc>
          <w:tcPr>
            <w:tcW w:w="2310" w:type="dxa"/>
            <w:shd w:val="clear" w:color="auto" w:fill="D9D9D9"/>
          </w:tcPr>
          <w:p w14:paraId="14207D89" w14:textId="77777777" w:rsidR="007B79C5" w:rsidRPr="00F00521" w:rsidRDefault="00A47B59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Author</w:t>
            </w:r>
          </w:p>
        </w:tc>
        <w:tc>
          <w:tcPr>
            <w:tcW w:w="4140" w:type="dxa"/>
            <w:shd w:val="clear" w:color="auto" w:fill="D9D9D9"/>
          </w:tcPr>
          <w:p w14:paraId="3D7CB7BA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Status</w:t>
            </w:r>
          </w:p>
        </w:tc>
      </w:tr>
      <w:tr w:rsidR="007B79C5" w:rsidRPr="00F00521" w14:paraId="7F8CBAC2" w14:textId="77777777" w:rsidTr="00C54C74">
        <w:tc>
          <w:tcPr>
            <w:tcW w:w="1188" w:type="dxa"/>
          </w:tcPr>
          <w:p w14:paraId="677890E9" w14:textId="77777777" w:rsidR="007B79C5" w:rsidRPr="00F00521" w:rsidRDefault="002B774F" w:rsidP="00C54C74">
            <w:pPr>
              <w:pStyle w:val="CellBase"/>
              <w:jc w:val="center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1</w:t>
            </w:r>
          </w:p>
        </w:tc>
        <w:tc>
          <w:tcPr>
            <w:tcW w:w="1920" w:type="dxa"/>
          </w:tcPr>
          <w:p w14:paraId="175C1DA1" w14:textId="3AC41081" w:rsidR="007B79C5" w:rsidRPr="00F00521" w:rsidRDefault="004700C9" w:rsidP="00C54C74">
            <w:pPr>
              <w:pStyle w:val="CellBase"/>
              <w:jc w:val="center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Nov. 18, 2015</w:t>
            </w:r>
          </w:p>
        </w:tc>
        <w:tc>
          <w:tcPr>
            <w:tcW w:w="2310" w:type="dxa"/>
          </w:tcPr>
          <w:p w14:paraId="43E95AF1" w14:textId="77777777" w:rsidR="007B79C5" w:rsidRPr="00F00521" w:rsidRDefault="00A47B59" w:rsidP="00C54C74">
            <w:pPr>
              <w:pStyle w:val="CellBase"/>
              <w:jc w:val="center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Ji Lucas</w:t>
            </w:r>
          </w:p>
        </w:tc>
        <w:tc>
          <w:tcPr>
            <w:tcW w:w="4140" w:type="dxa"/>
          </w:tcPr>
          <w:p w14:paraId="6A52A4E4" w14:textId="77777777" w:rsidR="007B79C5" w:rsidRPr="00F00521" w:rsidRDefault="002B774F" w:rsidP="00C54C74">
            <w:pPr>
              <w:pStyle w:val="CellBase"/>
              <w:jc w:val="center"/>
              <w:rPr>
                <w:rFonts w:ascii="Helvetica" w:hAnsi="Helvetica"/>
                <w:color w:val="000000"/>
              </w:rPr>
            </w:pPr>
            <w:r w:rsidRPr="00F00521">
              <w:rPr>
                <w:rFonts w:ascii="Helvetica" w:hAnsi="Helvetica"/>
                <w:color w:val="000000"/>
              </w:rPr>
              <w:t>First draft</w:t>
            </w:r>
          </w:p>
        </w:tc>
      </w:tr>
      <w:tr w:rsidR="00706A19" w:rsidRPr="00F00521" w14:paraId="155B85C1" w14:textId="77777777" w:rsidTr="00C54C74">
        <w:tc>
          <w:tcPr>
            <w:tcW w:w="1188" w:type="dxa"/>
          </w:tcPr>
          <w:p w14:paraId="37E5534A" w14:textId="2C53A082" w:rsidR="00706A19" w:rsidRPr="00F00521" w:rsidRDefault="000E2709" w:rsidP="00C54C74">
            <w:pPr>
              <w:pStyle w:val="CellBase"/>
              <w:jc w:val="center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2</w:t>
            </w:r>
          </w:p>
        </w:tc>
        <w:tc>
          <w:tcPr>
            <w:tcW w:w="1920" w:type="dxa"/>
          </w:tcPr>
          <w:p w14:paraId="73B8FE78" w14:textId="77777777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2310" w:type="dxa"/>
          </w:tcPr>
          <w:p w14:paraId="1B073177" w14:textId="31DF9C1C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4140" w:type="dxa"/>
          </w:tcPr>
          <w:p w14:paraId="7E015D0C" w14:textId="6A74A8E0" w:rsidR="00706A19" w:rsidRPr="00F00521" w:rsidRDefault="00706A19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</w:tr>
      <w:tr w:rsidR="007B79C5" w:rsidRPr="00F00521" w14:paraId="12EA19F3" w14:textId="77777777" w:rsidTr="00C54C74">
        <w:tc>
          <w:tcPr>
            <w:tcW w:w="1188" w:type="dxa"/>
          </w:tcPr>
          <w:p w14:paraId="54E58EF3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1920" w:type="dxa"/>
          </w:tcPr>
          <w:p w14:paraId="05A9DE77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2310" w:type="dxa"/>
          </w:tcPr>
          <w:p w14:paraId="60C83B11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  <w:tc>
          <w:tcPr>
            <w:tcW w:w="4140" w:type="dxa"/>
          </w:tcPr>
          <w:p w14:paraId="7C8EF215" w14:textId="77777777" w:rsidR="007B79C5" w:rsidRPr="00F00521" w:rsidRDefault="007B79C5" w:rsidP="00C54C74">
            <w:pPr>
              <w:pStyle w:val="CellBase"/>
              <w:jc w:val="center"/>
              <w:rPr>
                <w:rFonts w:ascii="Helvetica" w:hAnsi="Helvetica"/>
              </w:rPr>
            </w:pPr>
          </w:p>
        </w:tc>
      </w:tr>
    </w:tbl>
    <w:p w14:paraId="39F23EBE" w14:textId="77777777" w:rsidR="00E03EC0" w:rsidRPr="00F00521" w:rsidRDefault="00E03EC0" w:rsidP="00D94A5D">
      <w:pPr>
        <w:pStyle w:val="SectionHeading"/>
        <w:rPr>
          <w:rFonts w:ascii="Helvetica" w:hAnsi="Helvetica"/>
          <w:color w:val="000080"/>
        </w:rPr>
      </w:pPr>
    </w:p>
    <w:p w14:paraId="1D5DD318" w14:textId="77777777" w:rsidR="005E312B" w:rsidRPr="00F00521" w:rsidRDefault="00E03EC0" w:rsidP="00D94A5D">
      <w:pPr>
        <w:pStyle w:val="SectionHeading"/>
        <w:rPr>
          <w:rFonts w:ascii="Helvetica" w:hAnsi="Helvetica"/>
          <w:color w:val="000080"/>
        </w:rPr>
      </w:pPr>
      <w:r w:rsidRPr="00F00521">
        <w:rPr>
          <w:rFonts w:ascii="Helvetica" w:hAnsi="Helvetica"/>
          <w:color w:val="000080"/>
        </w:rPr>
        <w:br w:type="page"/>
      </w:r>
      <w:r w:rsidR="005E312B" w:rsidRPr="00F00521">
        <w:rPr>
          <w:rFonts w:ascii="Helvetica" w:hAnsi="Helvetica"/>
          <w:color w:val="000080"/>
        </w:rPr>
        <w:lastRenderedPageBreak/>
        <w:t>Distribution List</w:t>
      </w:r>
    </w:p>
    <w:tbl>
      <w:tblPr>
        <w:tblW w:w="485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933"/>
        <w:gridCol w:w="4635"/>
      </w:tblGrid>
      <w:tr w:rsidR="00433418" w:rsidRPr="00F00521" w14:paraId="56A2004D" w14:textId="77777777" w:rsidTr="00656CE3">
        <w:tc>
          <w:tcPr>
            <w:tcW w:w="2578" w:type="pct"/>
            <w:shd w:val="clear" w:color="auto" w:fill="D9D9D9"/>
          </w:tcPr>
          <w:p w14:paraId="337811EB" w14:textId="77777777" w:rsidR="00433418" w:rsidRPr="00F00521" w:rsidRDefault="00433418" w:rsidP="00656CE3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Reviewers</w:t>
            </w:r>
          </w:p>
        </w:tc>
        <w:tc>
          <w:tcPr>
            <w:tcW w:w="2422" w:type="pct"/>
            <w:shd w:val="clear" w:color="auto" w:fill="D9D9D9"/>
          </w:tcPr>
          <w:p w14:paraId="205421D1" w14:textId="77777777" w:rsidR="00433418" w:rsidRPr="00F00521" w:rsidRDefault="00433418" w:rsidP="00656CE3">
            <w:pPr>
              <w:pStyle w:val="CellBase"/>
              <w:jc w:val="center"/>
              <w:rPr>
                <w:rFonts w:ascii="Helvetica" w:hAnsi="Helvetica"/>
                <w:b/>
                <w:color w:val="000080"/>
              </w:rPr>
            </w:pPr>
            <w:r w:rsidRPr="00F00521">
              <w:rPr>
                <w:rFonts w:ascii="Helvetica" w:hAnsi="Helvetica"/>
                <w:b/>
                <w:color w:val="000080"/>
              </w:rPr>
              <w:t>FYI</w:t>
            </w:r>
          </w:p>
        </w:tc>
      </w:tr>
      <w:tr w:rsidR="00433418" w:rsidRPr="00F00521" w14:paraId="78582774" w14:textId="77777777" w:rsidTr="00656CE3">
        <w:tc>
          <w:tcPr>
            <w:tcW w:w="2578" w:type="pct"/>
            <w:shd w:val="clear" w:color="auto" w:fill="auto"/>
          </w:tcPr>
          <w:p w14:paraId="1FF27EB7" w14:textId="77777777" w:rsidR="00AA63AC" w:rsidRPr="00F00521" w:rsidRDefault="00AA63AC" w:rsidP="00AA63AC">
            <w:pPr>
              <w:pStyle w:val="NormalWeb"/>
              <w:spacing w:before="0" w:beforeAutospacing="0" w:after="0" w:afterAutospacing="0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>Ji Lucas</w:t>
            </w:r>
          </w:p>
          <w:p w14:paraId="34F3E5CF" w14:textId="77777777" w:rsidR="00AA63AC" w:rsidRPr="00F00521" w:rsidRDefault="00AA63AC" w:rsidP="00AA63AC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808080"/>
                <w:szCs w:val="20"/>
              </w:rPr>
            </w:pPr>
          </w:p>
        </w:tc>
        <w:tc>
          <w:tcPr>
            <w:tcW w:w="2422" w:type="pct"/>
            <w:shd w:val="clear" w:color="auto" w:fill="auto"/>
          </w:tcPr>
          <w:p w14:paraId="0BC3F9F0" w14:textId="77777777" w:rsidR="0082768B" w:rsidRPr="00F00521" w:rsidRDefault="0082768B" w:rsidP="00842D31">
            <w:pPr>
              <w:pStyle w:val="NormalWeb"/>
              <w:spacing w:before="0" w:beforeAutospacing="0" w:after="0" w:afterAutospacing="0"/>
              <w:rPr>
                <w:rFonts w:ascii="Helvetica" w:hAnsi="Helvetica"/>
                <w:color w:val="808080"/>
                <w:szCs w:val="20"/>
              </w:rPr>
            </w:pPr>
          </w:p>
        </w:tc>
      </w:tr>
    </w:tbl>
    <w:p w14:paraId="68EE80FA" w14:textId="77777777" w:rsidR="005E312B" w:rsidRPr="00F00521" w:rsidRDefault="00541278" w:rsidP="00D94A5D">
      <w:pPr>
        <w:pStyle w:val="SectionHeading"/>
        <w:rPr>
          <w:rFonts w:ascii="Helvetica" w:hAnsi="Helvetica"/>
          <w:color w:val="000080"/>
        </w:rPr>
      </w:pPr>
      <w:r w:rsidRPr="00F00521">
        <w:rPr>
          <w:rFonts w:ascii="Helvetica" w:hAnsi="Helvetica"/>
        </w:rPr>
        <w:br w:type="page"/>
      </w:r>
      <w:r w:rsidR="005E312B" w:rsidRPr="00F00521">
        <w:rPr>
          <w:rFonts w:ascii="Helvetica" w:hAnsi="Helvetica"/>
          <w:color w:val="000080"/>
        </w:rPr>
        <w:t xml:space="preserve"> </w:t>
      </w:r>
      <w:r w:rsidR="00C73EBC" w:rsidRPr="00F00521">
        <w:rPr>
          <w:rFonts w:ascii="Helvetica" w:hAnsi="Helvetica"/>
          <w:color w:val="000080"/>
        </w:rPr>
        <w:t>Table of Contents</w:t>
      </w:r>
    </w:p>
    <w:p w14:paraId="021B62D1" w14:textId="77777777" w:rsidR="00893E32" w:rsidRDefault="00142401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F00521">
        <w:rPr>
          <w:rFonts w:ascii="Helvetica" w:hAnsi="Helvetica"/>
        </w:rPr>
        <w:fldChar w:fldCharType="begin"/>
      </w:r>
      <w:r w:rsidRPr="00F00521">
        <w:rPr>
          <w:rFonts w:ascii="Helvetica" w:hAnsi="Helvetica"/>
        </w:rPr>
        <w:instrText xml:space="preserve"> TOC \o "1-3" \h \z </w:instrText>
      </w:r>
      <w:r w:rsidRPr="00F00521">
        <w:rPr>
          <w:rFonts w:ascii="Helvetica" w:hAnsi="Helvetica"/>
        </w:rPr>
        <w:fldChar w:fldCharType="separate"/>
      </w:r>
      <w:r w:rsidR="00893E32" w:rsidRPr="000A3E01">
        <w:rPr>
          <w:rFonts w:ascii="Helvetica" w:hAnsi="Helvetica"/>
          <w:noProof/>
        </w:rPr>
        <w:t>1. Introduction</w:t>
      </w:r>
      <w:r w:rsidR="00893E32">
        <w:rPr>
          <w:noProof/>
        </w:rPr>
        <w:tab/>
      </w:r>
      <w:r w:rsidR="00893E32">
        <w:rPr>
          <w:noProof/>
        </w:rPr>
        <w:fldChar w:fldCharType="begin"/>
      </w:r>
      <w:r w:rsidR="00893E32">
        <w:rPr>
          <w:noProof/>
        </w:rPr>
        <w:instrText xml:space="preserve"> PAGEREF _Toc309464489 \h </w:instrText>
      </w:r>
      <w:r w:rsidR="00893E32">
        <w:rPr>
          <w:noProof/>
        </w:rPr>
      </w:r>
      <w:r w:rsidR="00893E32">
        <w:rPr>
          <w:noProof/>
        </w:rPr>
        <w:fldChar w:fldCharType="separate"/>
      </w:r>
      <w:r w:rsidR="00D53205">
        <w:rPr>
          <w:noProof/>
        </w:rPr>
        <w:t>4</w:t>
      </w:r>
      <w:r w:rsidR="00893E32">
        <w:rPr>
          <w:noProof/>
        </w:rPr>
        <w:fldChar w:fldCharType="end"/>
      </w:r>
    </w:p>
    <w:p w14:paraId="6FAAAB8A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2. Related Documents/Links/People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_Toc309464490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4</w:t>
      </w:r>
      <w:r>
        <w:rPr>
          <w:noProof/>
        </w:rPr>
        <w:fldChar w:fldCharType="end"/>
      </w:r>
    </w:p>
    <w:p w14:paraId="0183AF25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3.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_Toc309464491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4</w:t>
      </w:r>
      <w:r>
        <w:rPr>
          <w:noProof/>
        </w:rPr>
        <w:fldChar w:fldCharType="end"/>
      </w:r>
    </w:p>
    <w:p w14:paraId="33E2D91C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_Toc309464492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4</w:t>
      </w:r>
      <w:r>
        <w:rPr>
          <w:noProof/>
        </w:rPr>
        <w:fldChar w:fldCharType="end"/>
      </w:r>
    </w:p>
    <w:p w14:paraId="20AFE9A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4.1. Goals and Objectives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_Toc309464493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4</w:t>
      </w:r>
      <w:r>
        <w:rPr>
          <w:noProof/>
        </w:rPr>
        <w:fldChar w:fldCharType="end"/>
      </w:r>
    </w:p>
    <w:p w14:paraId="17A29E65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4.2. In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_Toc309464494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4</w:t>
      </w:r>
      <w:r>
        <w:rPr>
          <w:noProof/>
        </w:rPr>
        <w:fldChar w:fldCharType="end"/>
      </w:r>
    </w:p>
    <w:p w14:paraId="54A33CCE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4.3. Out of 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_Toc309464495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5</w:t>
      </w:r>
      <w:r>
        <w:rPr>
          <w:noProof/>
        </w:rPr>
        <w:fldChar w:fldCharType="end"/>
      </w:r>
    </w:p>
    <w:p w14:paraId="15607E3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4.4. Assumptions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_Toc309464496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5</w:t>
      </w:r>
      <w:r>
        <w:rPr>
          <w:noProof/>
        </w:rPr>
        <w:fldChar w:fldCharType="end"/>
      </w:r>
    </w:p>
    <w:p w14:paraId="31D60DBF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4.5. Constraints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_Toc309464497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5</w:t>
      </w:r>
      <w:r>
        <w:rPr>
          <w:noProof/>
        </w:rPr>
        <w:fldChar w:fldCharType="end"/>
      </w:r>
    </w:p>
    <w:p w14:paraId="7BDA1A18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4.6. Dependencies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_Toc309464498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5</w:t>
      </w:r>
      <w:r>
        <w:rPr>
          <w:noProof/>
        </w:rPr>
        <w:fldChar w:fldCharType="end"/>
      </w:r>
    </w:p>
    <w:p w14:paraId="79281662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4.7. Risks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_Toc309464499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5</w:t>
      </w:r>
      <w:r>
        <w:rPr>
          <w:noProof/>
        </w:rPr>
        <w:fldChar w:fldCharType="end"/>
      </w:r>
    </w:p>
    <w:p w14:paraId="11EF9D9F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_Toc309464500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5</w:t>
      </w:r>
      <w:r>
        <w:rPr>
          <w:noProof/>
        </w:rPr>
        <w:fldChar w:fldCharType="end"/>
      </w:r>
    </w:p>
    <w:p w14:paraId="307EA585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5.1. RESTful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_Toc309464501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5</w:t>
      </w:r>
      <w:r>
        <w:rPr>
          <w:noProof/>
        </w:rPr>
        <w:fldChar w:fldCharType="end"/>
      </w:r>
    </w:p>
    <w:p w14:paraId="05A0A11B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5.2. Rate Limiting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_Toc309464502 \h </w:instrText>
      </w:r>
      <w:r>
        <w:rPr>
          <w:noProof/>
        </w:rPr>
        <w:fldChar w:fldCharType="separate"/>
      </w:r>
      <w:r w:rsidR="00D53205">
        <w:rPr>
          <w:b/>
          <w:noProof/>
        </w:rPr>
        <w:t>Error! Bookmark not defined.</w:t>
      </w:r>
      <w:r>
        <w:rPr>
          <w:noProof/>
        </w:rPr>
        <w:fldChar w:fldCharType="end"/>
      </w:r>
    </w:p>
    <w:p w14:paraId="7E514EB7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5.3. Operations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_Toc309464503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5</w:t>
      </w:r>
      <w:r>
        <w:rPr>
          <w:noProof/>
        </w:rPr>
        <w:fldChar w:fldCharType="end"/>
      </w:r>
    </w:p>
    <w:p w14:paraId="1045AE61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5.4. Domain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_Toc309464504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6</w:t>
      </w:r>
      <w:r>
        <w:rPr>
          <w:noProof/>
        </w:rPr>
        <w:fldChar w:fldCharType="end"/>
      </w:r>
    </w:p>
    <w:p w14:paraId="5C3F884B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5.5. UI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_Toc309464505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6</w:t>
      </w:r>
      <w:r>
        <w:rPr>
          <w:noProof/>
        </w:rPr>
        <w:fldChar w:fldCharType="end"/>
      </w:r>
    </w:p>
    <w:p w14:paraId="0C5C82E9" w14:textId="77777777" w:rsidR="00893E32" w:rsidRDefault="00893E32">
      <w:pPr>
        <w:pStyle w:val="TOC2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 Non-functional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_Toc309464506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10</w:t>
      </w:r>
      <w:r>
        <w:rPr>
          <w:noProof/>
        </w:rPr>
        <w:fldChar w:fldCharType="end"/>
      </w:r>
    </w:p>
    <w:p w14:paraId="5416DA11" w14:textId="77777777" w:rsidR="00893E32" w:rsidRDefault="00893E32">
      <w:pPr>
        <w:pStyle w:val="TOC3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5.6.1. Security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_Toc309464507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10</w:t>
      </w:r>
      <w:r>
        <w:rPr>
          <w:noProof/>
        </w:rPr>
        <w:fldChar w:fldCharType="end"/>
      </w:r>
    </w:p>
    <w:p w14:paraId="0BB8AB93" w14:textId="77777777" w:rsidR="00893E32" w:rsidRDefault="00893E32">
      <w:pPr>
        <w:pStyle w:val="TOC3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5.6.2. QA/Testing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_Toc309464508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10</w:t>
      </w:r>
      <w:r>
        <w:rPr>
          <w:noProof/>
        </w:rPr>
        <w:fldChar w:fldCharType="end"/>
      </w:r>
    </w:p>
    <w:p w14:paraId="469AE15F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Issues/Questions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_Toc309464509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10</w:t>
      </w:r>
      <w:r>
        <w:rPr>
          <w:noProof/>
        </w:rPr>
        <w:fldChar w:fldCharType="end"/>
      </w:r>
    </w:p>
    <w:p w14:paraId="3EC4D17A" w14:textId="77777777" w:rsidR="00893E32" w:rsidRDefault="00893E32">
      <w:pPr>
        <w:pStyle w:val="TOC1"/>
        <w:rPr>
          <w:rFonts w:asciiTheme="minorHAnsi" w:eastAsiaTheme="minorEastAsia" w:hAnsiTheme="minorHAnsi" w:cstheme="minorBidi"/>
          <w:noProof/>
          <w:sz w:val="24"/>
          <w:lang w:eastAsia="ja-JP"/>
        </w:rPr>
      </w:pPr>
      <w:r w:rsidRPr="000A3E01">
        <w:rPr>
          <w:rFonts w:ascii="Helvetica" w:hAnsi="Helvetica"/>
          <w:noProof/>
        </w:rPr>
        <w:t>6. Revision History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_Toc309464510 \h </w:instrText>
      </w:r>
      <w:r>
        <w:rPr>
          <w:noProof/>
        </w:rPr>
      </w:r>
      <w:r>
        <w:rPr>
          <w:noProof/>
        </w:rPr>
        <w:fldChar w:fldCharType="separate"/>
      </w:r>
      <w:r w:rsidR="00D53205">
        <w:rPr>
          <w:noProof/>
        </w:rPr>
        <w:t>10</w:t>
      </w:r>
      <w:r>
        <w:rPr>
          <w:noProof/>
        </w:rPr>
        <w:fldChar w:fldCharType="end"/>
      </w:r>
    </w:p>
    <w:p w14:paraId="5107F56F" w14:textId="77777777" w:rsidR="00C73EBC" w:rsidRPr="00F00521" w:rsidRDefault="00142401" w:rsidP="001A3786">
      <w:pPr>
        <w:pStyle w:val="BodyText"/>
        <w:rPr>
          <w:rFonts w:ascii="Helvetica" w:hAnsi="Helvetica"/>
        </w:rPr>
      </w:pPr>
      <w:r w:rsidRPr="00F00521">
        <w:rPr>
          <w:rFonts w:ascii="Helvetica" w:hAnsi="Helvetica"/>
        </w:rPr>
        <w:fldChar w:fldCharType="end"/>
      </w:r>
    </w:p>
    <w:p w14:paraId="395F8ABA" w14:textId="15F83EE5" w:rsidR="00C73EBC" w:rsidRPr="00F00521" w:rsidRDefault="00E03EC0" w:rsidP="008F4A83">
      <w:pPr>
        <w:pStyle w:val="Title0"/>
        <w:jc w:val="center"/>
        <w:rPr>
          <w:rFonts w:ascii="Helvetica" w:hAnsi="Helvetica"/>
        </w:rPr>
      </w:pPr>
      <w:r w:rsidRPr="00F00521">
        <w:rPr>
          <w:rFonts w:ascii="Helvetica" w:hAnsi="Helvetica"/>
        </w:rPr>
        <w:br w:type="page"/>
      </w:r>
      <w:r w:rsidR="00506328">
        <w:rPr>
          <w:rFonts w:ascii="Helvetica" w:hAnsi="Helvetica"/>
        </w:rPr>
        <w:t>MM_BI_PORTAL</w:t>
      </w:r>
    </w:p>
    <w:p w14:paraId="2159CE86" w14:textId="77777777" w:rsidR="009D4DF2" w:rsidRPr="00F00521" w:rsidRDefault="00C73EBC" w:rsidP="00760DB3">
      <w:pPr>
        <w:pStyle w:val="Heading1"/>
        <w:rPr>
          <w:rFonts w:ascii="Helvetica" w:hAnsi="Helvetica"/>
        </w:rPr>
      </w:pPr>
      <w:bookmarkStart w:id="0" w:name="_Toc309464489"/>
      <w:r w:rsidRPr="00F00521">
        <w:rPr>
          <w:rFonts w:ascii="Helvetica" w:hAnsi="Helvetica"/>
        </w:rPr>
        <w:t>Introduction</w:t>
      </w:r>
      <w:bookmarkEnd w:id="0"/>
    </w:p>
    <w:p w14:paraId="0F64EDE0" w14:textId="77777777" w:rsidR="009B396F" w:rsidRPr="00F00521" w:rsidRDefault="009B396F" w:rsidP="009B396F">
      <w:pPr>
        <w:pStyle w:val="BodyNarrative"/>
        <w:ind w:left="720" w:firstLine="0"/>
        <w:jc w:val="left"/>
        <w:rPr>
          <w:rFonts w:ascii="Helvetica" w:hAnsi="Helvetica"/>
          <w:szCs w:val="24"/>
          <w:lang w:eastAsia="en-GB"/>
        </w:rPr>
      </w:pPr>
      <w:bookmarkStart w:id="1" w:name="_Toc72549694"/>
      <w:bookmarkStart w:id="2" w:name="_Toc81281991"/>
    </w:p>
    <w:p w14:paraId="549B26D8" w14:textId="77777777" w:rsidR="00B970B9" w:rsidRPr="00F00521" w:rsidRDefault="00B970B9" w:rsidP="00B970B9">
      <w:pPr>
        <w:pStyle w:val="BodyNarrative"/>
        <w:ind w:firstLine="0"/>
        <w:jc w:val="left"/>
        <w:rPr>
          <w:rFonts w:ascii="Helvetica" w:hAnsi="Helvetica"/>
          <w:szCs w:val="24"/>
          <w:lang w:eastAsia="en-GB"/>
        </w:rPr>
      </w:pPr>
    </w:p>
    <w:p w14:paraId="5F2E21F4" w14:textId="77777777" w:rsidR="00E72BD9" w:rsidRPr="00F00521" w:rsidRDefault="00E72BD9" w:rsidP="00760DB3">
      <w:pPr>
        <w:pStyle w:val="Heading1"/>
        <w:rPr>
          <w:rFonts w:ascii="Helvetica" w:hAnsi="Helvetica"/>
        </w:rPr>
      </w:pPr>
      <w:bookmarkStart w:id="3" w:name="_Toc309464490"/>
      <w:r w:rsidRPr="00F00521">
        <w:rPr>
          <w:rFonts w:ascii="Helvetica" w:hAnsi="Helvetica"/>
        </w:rPr>
        <w:t>Related Documents/Links</w:t>
      </w:r>
      <w:bookmarkEnd w:id="1"/>
      <w:bookmarkEnd w:id="2"/>
      <w:r w:rsidR="006B2048" w:rsidRPr="00F00521">
        <w:rPr>
          <w:rFonts w:ascii="Helvetica" w:hAnsi="Helvetica"/>
        </w:rPr>
        <w:t>/People</w:t>
      </w:r>
      <w:bookmarkEnd w:id="3"/>
    </w:p>
    <w:p w14:paraId="07D986A7" w14:textId="77777777" w:rsidR="00FF48FC" w:rsidRPr="00F00521" w:rsidRDefault="00E72BD9" w:rsidP="002C5251">
      <w:pPr>
        <w:pStyle w:val="BodyText"/>
        <w:rPr>
          <w:rFonts w:ascii="Helvetica" w:hAnsi="Helvetica"/>
          <w:szCs w:val="20"/>
        </w:rPr>
      </w:pPr>
      <w:r w:rsidRPr="00F00521">
        <w:rPr>
          <w:rFonts w:ascii="Helvetica" w:hAnsi="Helvetica"/>
          <w:szCs w:val="20"/>
        </w:rPr>
        <w:t>References in the text</w:t>
      </w:r>
      <w:r w:rsidR="00D9645E" w:rsidRPr="00F00521">
        <w:rPr>
          <w:rFonts w:ascii="Helvetica" w:hAnsi="Helvetica"/>
          <w:szCs w:val="20"/>
        </w:rPr>
        <w:t xml:space="preserve"> throughout this document</w:t>
      </w:r>
      <w:r w:rsidRPr="00F00521">
        <w:rPr>
          <w:rFonts w:ascii="Helvetica" w:hAnsi="Helvetica"/>
          <w:szCs w:val="20"/>
        </w:rPr>
        <w:t xml:space="preserve"> appear in square brackets (e.g., [</w:t>
      </w:r>
      <w:r w:rsidR="00E560B8" w:rsidRPr="00F00521">
        <w:rPr>
          <w:rFonts w:ascii="Helvetica" w:hAnsi="Helvetica"/>
          <w:szCs w:val="20"/>
        </w:rPr>
        <w:t>1</w:t>
      </w:r>
      <w:r w:rsidRPr="00F00521">
        <w:rPr>
          <w:rFonts w:ascii="Helvetica" w:hAnsi="Helvetica"/>
          <w:szCs w:val="20"/>
        </w:rPr>
        <w:t>]</w:t>
      </w:r>
      <w:r w:rsidR="009F24F2" w:rsidRPr="00F00521">
        <w:rPr>
          <w:rFonts w:ascii="Helvetica" w:hAnsi="Helvetica"/>
          <w:szCs w:val="20"/>
        </w:rPr>
        <w:t>, [JS]</w:t>
      </w:r>
      <w:r w:rsidRPr="00F00521">
        <w:rPr>
          <w:rFonts w:ascii="Helvetica" w:hAnsi="Helvetica"/>
          <w:szCs w:val="20"/>
        </w:rPr>
        <w:t>).</w:t>
      </w:r>
    </w:p>
    <w:p w14:paraId="3F0F758E" w14:textId="77777777" w:rsidR="002C5251" w:rsidRPr="00F00521" w:rsidRDefault="002C5251" w:rsidP="001A3786">
      <w:pPr>
        <w:pStyle w:val="BodyText"/>
        <w:rPr>
          <w:rFonts w:ascii="Helvetica" w:hAnsi="Helvetica"/>
          <w:szCs w:val="20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872"/>
        <w:gridCol w:w="7776"/>
      </w:tblGrid>
      <w:tr w:rsidR="00F56DF8" w:rsidRPr="00F00521" w14:paraId="7BB2409D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F1DADF7" w14:textId="77777777" w:rsidR="00F56DF8" w:rsidRPr="00F00521" w:rsidRDefault="00F56DF8" w:rsidP="00F56DF8">
            <w:pPr>
              <w:pStyle w:val="CellBase"/>
              <w:rPr>
                <w:rFonts w:ascii="Helvetica" w:hAnsi="Helvetica"/>
                <w:b/>
                <w:szCs w:val="20"/>
              </w:rPr>
            </w:pPr>
            <w:r w:rsidRPr="00F00521">
              <w:rPr>
                <w:rFonts w:ascii="Helvetica" w:hAnsi="Helvetica"/>
                <w:b/>
                <w:szCs w:val="20"/>
              </w:rPr>
              <w:t>Reference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40A7AD5B" w14:textId="77777777" w:rsidR="00F56DF8" w:rsidRPr="00F00521" w:rsidRDefault="00F56DF8" w:rsidP="00F56DF8">
            <w:pPr>
              <w:pStyle w:val="CellBase"/>
              <w:rPr>
                <w:rFonts w:ascii="Helvetica" w:hAnsi="Helvetica"/>
                <w:b/>
                <w:szCs w:val="20"/>
              </w:rPr>
            </w:pPr>
            <w:r w:rsidRPr="00F00521">
              <w:rPr>
                <w:rFonts w:ascii="Helvetica" w:hAnsi="Helvetica"/>
                <w:b/>
                <w:szCs w:val="20"/>
              </w:rPr>
              <w:t>Document/Link</w:t>
            </w:r>
            <w:r w:rsidR="009F24F2" w:rsidRPr="00F00521">
              <w:rPr>
                <w:rFonts w:ascii="Helvetica" w:hAnsi="Helvetica"/>
                <w:b/>
                <w:szCs w:val="20"/>
              </w:rPr>
              <w:t>/Person</w:t>
            </w:r>
            <w:r w:rsidR="008A1329" w:rsidRPr="00F00521">
              <w:rPr>
                <w:rFonts w:ascii="Helvetica" w:hAnsi="Helvetica"/>
                <w:b/>
                <w:szCs w:val="20"/>
              </w:rPr>
              <w:t>/Application</w:t>
            </w:r>
          </w:p>
        </w:tc>
      </w:tr>
      <w:tr w:rsidR="00F56DF8" w:rsidRPr="00F00521" w14:paraId="7FB35F3F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065CEF6" w14:textId="77777777" w:rsidR="00F56DF8" w:rsidRPr="00F00521" w:rsidRDefault="00F56DF8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CC153A9" w14:textId="5B4701FC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45951975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F59EED9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82CB127" w14:textId="465C3AC2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6C305E3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3FE73C0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3AB42D9" w14:textId="0D105366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523885F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69B4697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5DEFC3D4" w14:textId="0AB6420B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9F2FC79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5D78286D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65B3B350" w14:textId="0F9964A2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04CDBD8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39CC83D3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75EA15A2" w14:textId="7B629274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2EEBA2D3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0F9AA7D7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3B25A9B0" w14:textId="0243BAD1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B82E7C" w:rsidRPr="00F00521" w14:paraId="38F0B870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20D242FC" w14:textId="77777777" w:rsidR="00B82E7C" w:rsidRPr="00F00521" w:rsidRDefault="00B82E7C" w:rsidP="00F41219">
            <w:pPr>
              <w:pStyle w:val="CellBase"/>
              <w:numPr>
                <w:ilvl w:val="0"/>
                <w:numId w:val="3"/>
              </w:numPr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3D607837" w14:textId="77777777" w:rsidR="00B82E7C" w:rsidRPr="00F00521" w:rsidRDefault="00B82E7C" w:rsidP="00F56DF8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</w:tbl>
    <w:p w14:paraId="05E06E18" w14:textId="77777777" w:rsidR="008F7062" w:rsidRPr="00F00521" w:rsidRDefault="008F7062" w:rsidP="00760DB3">
      <w:pPr>
        <w:pStyle w:val="Heading1"/>
        <w:rPr>
          <w:rFonts w:ascii="Helvetica" w:hAnsi="Helvetica"/>
        </w:rPr>
      </w:pPr>
      <w:bookmarkStart w:id="4" w:name="_Toc309464491"/>
      <w:bookmarkStart w:id="5" w:name="_Ref90869722"/>
      <w:r w:rsidRPr="00F00521">
        <w:rPr>
          <w:rFonts w:ascii="Helvetica" w:hAnsi="Helvetica"/>
        </w:rPr>
        <w:t>Glossary</w:t>
      </w:r>
      <w:bookmarkEnd w:id="4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1E0" w:firstRow="1" w:lastRow="1" w:firstColumn="1" w:lastColumn="1" w:noHBand="0" w:noVBand="0"/>
      </w:tblPr>
      <w:tblGrid>
        <w:gridCol w:w="1872"/>
        <w:gridCol w:w="7776"/>
      </w:tblGrid>
      <w:tr w:rsidR="008F7062" w:rsidRPr="00F00521" w14:paraId="01121695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DEC3430" w14:textId="77777777" w:rsidR="008F7062" w:rsidRPr="00F00521" w:rsidRDefault="008F7062" w:rsidP="00F97634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Term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399AC205" w14:textId="77777777" w:rsidR="008F7062" w:rsidRPr="00F00521" w:rsidRDefault="008F7062" w:rsidP="00F97634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Definition</w:t>
            </w:r>
          </w:p>
        </w:tc>
      </w:tr>
      <w:tr w:rsidR="0047098C" w:rsidRPr="00F00521" w14:paraId="5338FE6E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2DF900A9" w14:textId="77777777" w:rsidR="0047098C" w:rsidRPr="00F00521" w:rsidRDefault="00127CF5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r w:rsidRPr="00F00521">
              <w:rPr>
                <w:rFonts w:ascii="Helvetica" w:hAnsi="Helvetica"/>
                <w:bCs/>
                <w:szCs w:val="20"/>
              </w:rPr>
              <w:t>AIDR</w:t>
            </w:r>
          </w:p>
        </w:tc>
        <w:tc>
          <w:tcPr>
            <w:tcW w:w="7776" w:type="dxa"/>
          </w:tcPr>
          <w:p w14:paraId="449B2584" w14:textId="77777777" w:rsidR="0047098C" w:rsidRPr="00F00521" w:rsidRDefault="00127CF5" w:rsidP="00127CF5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 xml:space="preserve">Artificial Intelligence for Disaster Response : </w:t>
            </w:r>
            <w:hyperlink r:id="rId9" w:history="1">
              <w:r w:rsidRPr="00F00521">
                <w:rPr>
                  <w:rStyle w:val="Hyperlink"/>
                  <w:rFonts w:ascii="Helvetica" w:hAnsi="Helvetica"/>
                  <w:szCs w:val="20"/>
                </w:rPr>
                <w:t>http://aidr-dev.qcri.org/AIDRFetchManager/</w:t>
              </w:r>
            </w:hyperlink>
          </w:p>
          <w:p w14:paraId="0EFB214B" w14:textId="77777777" w:rsidR="00127CF5" w:rsidRPr="00F00521" w:rsidRDefault="00127CF5" w:rsidP="00127CF5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>To use the application, user has to have twitter account</w:t>
            </w:r>
          </w:p>
        </w:tc>
      </w:tr>
      <w:tr w:rsidR="0047098C" w:rsidRPr="00F00521" w14:paraId="6AF7456E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4C85A70A" w14:textId="77777777" w:rsidR="0047098C" w:rsidRPr="00F00521" w:rsidRDefault="005E2C67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r w:rsidRPr="00F00521">
              <w:rPr>
                <w:rFonts w:ascii="Helvetica" w:hAnsi="Helvetica"/>
                <w:bCs/>
                <w:szCs w:val="20"/>
              </w:rPr>
              <w:t>MicroMappers</w:t>
            </w:r>
          </w:p>
        </w:tc>
        <w:tc>
          <w:tcPr>
            <w:tcW w:w="7776" w:type="dxa"/>
          </w:tcPr>
          <w:p w14:paraId="3E6605BF" w14:textId="77777777" w:rsidR="0047098C" w:rsidRPr="00F00521" w:rsidRDefault="009271EE" w:rsidP="00F97634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>A cloned customized of Pybossa platform for tagging by Digital Humanitarians http://clickers.micromappers.org/</w:t>
            </w:r>
          </w:p>
        </w:tc>
      </w:tr>
      <w:tr w:rsidR="00CA6BEA" w:rsidRPr="00F00521" w14:paraId="1A7C0CC4" w14:textId="77777777" w:rsidTr="0047098C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7BAC3A36" w14:textId="7F6B6623" w:rsidR="00CA6BEA" w:rsidRPr="00F00521" w:rsidRDefault="005F466F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  <w:r>
              <w:rPr>
                <w:rFonts w:ascii="Helvetica" w:hAnsi="Helvetica"/>
                <w:bCs/>
                <w:szCs w:val="20"/>
              </w:rPr>
              <w:t>Clickers</w:t>
            </w:r>
          </w:p>
        </w:tc>
        <w:tc>
          <w:tcPr>
            <w:tcW w:w="7776" w:type="dxa"/>
          </w:tcPr>
          <w:p w14:paraId="19422B19" w14:textId="77777777" w:rsidR="00CA6BEA" w:rsidRPr="00F00521" w:rsidRDefault="004A5A76" w:rsidP="00F97634">
            <w:pPr>
              <w:pStyle w:val="CellBase"/>
              <w:rPr>
                <w:rFonts w:ascii="Helvetica" w:hAnsi="Helvetica"/>
                <w:szCs w:val="20"/>
              </w:rPr>
            </w:pPr>
            <w:r w:rsidRPr="00F00521">
              <w:rPr>
                <w:rFonts w:ascii="Helvetica" w:hAnsi="Helvetica"/>
                <w:szCs w:val="20"/>
              </w:rPr>
              <w:t>Twitt</w:t>
            </w:r>
            <w:r w:rsidR="00CB2801" w:rsidRPr="00F00521">
              <w:rPr>
                <w:rFonts w:ascii="Helvetica" w:hAnsi="Helvetica"/>
                <w:szCs w:val="20"/>
              </w:rPr>
              <w:t>er data that is collected by AIDR based on configuration. AIDR Collection output</w:t>
            </w:r>
          </w:p>
        </w:tc>
      </w:tr>
      <w:tr w:rsidR="00F90B01" w:rsidRPr="00F00521" w14:paraId="5B844373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</w:tcBorders>
          </w:tcPr>
          <w:p w14:paraId="17D7D83A" w14:textId="77777777" w:rsidR="00F90B01" w:rsidRPr="00F00521" w:rsidRDefault="00F90B01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4E8EE8C2" w14:textId="77777777" w:rsidR="00F90B01" w:rsidRPr="00F00521" w:rsidRDefault="00F90B01" w:rsidP="00F97634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  <w:tr w:rsidR="0047098C" w:rsidRPr="00F00521" w14:paraId="6D9BD237" w14:textId="77777777" w:rsidTr="001055A7">
        <w:trPr>
          <w:cantSplit/>
        </w:trPr>
        <w:tc>
          <w:tcPr>
            <w:tcW w:w="1872" w:type="dxa"/>
            <w:tcBorders>
              <w:top w:val="single" w:sz="4" w:space="0" w:color="auto"/>
            </w:tcBorders>
          </w:tcPr>
          <w:p w14:paraId="7C1C7EF8" w14:textId="77777777" w:rsidR="0047098C" w:rsidRPr="00F00521" w:rsidRDefault="0047098C" w:rsidP="0047098C">
            <w:pPr>
              <w:pStyle w:val="CellBase"/>
              <w:rPr>
                <w:rFonts w:ascii="Helvetica" w:hAnsi="Helvetica"/>
                <w:bCs/>
                <w:szCs w:val="20"/>
              </w:rPr>
            </w:pPr>
          </w:p>
        </w:tc>
        <w:tc>
          <w:tcPr>
            <w:tcW w:w="7776" w:type="dxa"/>
          </w:tcPr>
          <w:p w14:paraId="6C3FFB62" w14:textId="77777777" w:rsidR="0047098C" w:rsidRPr="00F00521" w:rsidRDefault="0047098C" w:rsidP="00F97634">
            <w:pPr>
              <w:pStyle w:val="CellBase"/>
              <w:rPr>
                <w:rFonts w:ascii="Helvetica" w:hAnsi="Helvetica"/>
                <w:szCs w:val="20"/>
              </w:rPr>
            </w:pPr>
          </w:p>
        </w:tc>
      </w:tr>
    </w:tbl>
    <w:p w14:paraId="0DDC6C50" w14:textId="487BA123" w:rsidR="0028358A" w:rsidRPr="00F00521" w:rsidRDefault="00DB7245" w:rsidP="00760DB3">
      <w:pPr>
        <w:pStyle w:val="Heading1"/>
        <w:rPr>
          <w:rFonts w:ascii="Helvetica" w:hAnsi="Helvetica"/>
        </w:rPr>
      </w:pPr>
      <w:bookmarkStart w:id="6" w:name="_Toc309464492"/>
      <w:bookmarkEnd w:id="5"/>
      <w:r w:rsidRPr="00F00521">
        <w:rPr>
          <w:rFonts w:ascii="Helvetica" w:hAnsi="Helvetica"/>
        </w:rPr>
        <w:t>S</w:t>
      </w:r>
      <w:r w:rsidR="002B52B1" w:rsidRPr="00F00521">
        <w:rPr>
          <w:rFonts w:ascii="Helvetica" w:hAnsi="Helvetica"/>
        </w:rPr>
        <w:t>cope</w:t>
      </w:r>
      <w:bookmarkEnd w:id="6"/>
    </w:p>
    <w:p w14:paraId="5C33F4EE" w14:textId="77777777" w:rsidR="002B52B1" w:rsidRDefault="002B52B1" w:rsidP="00760DB3">
      <w:pPr>
        <w:pStyle w:val="Heading2"/>
        <w:rPr>
          <w:rFonts w:ascii="Helvetica" w:hAnsi="Helvetica"/>
        </w:rPr>
      </w:pPr>
      <w:bookmarkStart w:id="7" w:name="_Toc309464493"/>
      <w:r w:rsidRPr="00F00521">
        <w:rPr>
          <w:rFonts w:ascii="Helvetica" w:hAnsi="Helvetica"/>
        </w:rPr>
        <w:t xml:space="preserve">Goals </w:t>
      </w:r>
      <w:r w:rsidR="00DB7245" w:rsidRPr="00F00521">
        <w:rPr>
          <w:rFonts w:ascii="Helvetica" w:hAnsi="Helvetica"/>
        </w:rPr>
        <w:t>and</w:t>
      </w:r>
      <w:r w:rsidRPr="00F00521">
        <w:rPr>
          <w:rFonts w:ascii="Helvetica" w:hAnsi="Helvetica"/>
        </w:rPr>
        <w:t xml:space="preserve"> Objectives</w:t>
      </w:r>
      <w:bookmarkEnd w:id="7"/>
    </w:p>
    <w:p w14:paraId="73F92ED0" w14:textId="52726891" w:rsidR="00DC7298" w:rsidRDefault="00DC7298" w:rsidP="00DC7298">
      <w:r>
        <w:t>Admin users should be able to modify all clickers settings based on her/his needs. Each clic</w:t>
      </w:r>
      <w:r>
        <w:t>k</w:t>
      </w:r>
      <w:r>
        <w:t>er’s setting should be managed easily and quickly and, any setting changes should notify rela</w:t>
      </w:r>
      <w:r>
        <w:t>t</w:t>
      </w:r>
      <w:r>
        <w:t>ed applications in real time.</w:t>
      </w:r>
    </w:p>
    <w:p w14:paraId="0A22650F" w14:textId="5FBADA87" w:rsidR="00DC7298" w:rsidRPr="00DC7298" w:rsidRDefault="00DC7298" w:rsidP="00DC7298">
      <w:r>
        <w:t>In addition, admin users should be able to overview clicker’s status easily.</w:t>
      </w:r>
    </w:p>
    <w:p w14:paraId="7BFF7AFA" w14:textId="77777777" w:rsidR="001C6A31" w:rsidRDefault="001C6A31" w:rsidP="001C6A31">
      <w:pPr>
        <w:pStyle w:val="Heading2"/>
        <w:rPr>
          <w:rFonts w:ascii="Helvetica" w:hAnsi="Helvetica"/>
        </w:rPr>
      </w:pPr>
      <w:bookmarkStart w:id="8" w:name="_Toc309464494"/>
      <w:r w:rsidRPr="00F00521">
        <w:rPr>
          <w:rFonts w:ascii="Helvetica" w:hAnsi="Helvetica"/>
        </w:rPr>
        <w:t>In Scope</w:t>
      </w:r>
      <w:bookmarkEnd w:id="8"/>
    </w:p>
    <w:p w14:paraId="1E5E568B" w14:textId="02C585A7" w:rsidR="00DC7298" w:rsidRDefault="00177B4F" w:rsidP="00DC7298">
      <w:pPr>
        <w:pStyle w:val="ListParagraph"/>
        <w:numPr>
          <w:ilvl w:val="0"/>
          <w:numId w:val="32"/>
        </w:numPr>
      </w:pPr>
      <w:r>
        <w:t>Only authorized admin users can access the site</w:t>
      </w:r>
    </w:p>
    <w:p w14:paraId="53807997" w14:textId="4CB4DB99" w:rsidR="00177B4F" w:rsidRDefault="00177B4F" w:rsidP="00DC7298">
      <w:pPr>
        <w:pStyle w:val="ListParagraph"/>
        <w:numPr>
          <w:ilvl w:val="0"/>
          <w:numId w:val="32"/>
        </w:numPr>
      </w:pPr>
      <w:r>
        <w:t>Admin users should be able to overview all clickers</w:t>
      </w:r>
    </w:p>
    <w:p w14:paraId="6EA50B71" w14:textId="2DD91CAD" w:rsidR="00177B4F" w:rsidRDefault="00177B4F" w:rsidP="00DC7298">
      <w:pPr>
        <w:pStyle w:val="ListParagraph"/>
        <w:numPr>
          <w:ilvl w:val="0"/>
          <w:numId w:val="32"/>
        </w:numPr>
      </w:pPr>
      <w:r>
        <w:t xml:space="preserve">Admin users should be able to sort all clickers by name, date, </w:t>
      </w:r>
      <w:r w:rsidR="001010F7">
        <w:t>and status</w:t>
      </w:r>
      <w:r>
        <w:t>.</w:t>
      </w:r>
    </w:p>
    <w:p w14:paraId="7D2DE68B" w14:textId="52088B19" w:rsidR="001010F7" w:rsidRDefault="001010F7" w:rsidP="00DC7298">
      <w:pPr>
        <w:pStyle w:val="ListParagraph"/>
        <w:numPr>
          <w:ilvl w:val="0"/>
          <w:numId w:val="32"/>
        </w:numPr>
      </w:pPr>
      <w:r>
        <w:t>Clicker setting shoul</w:t>
      </w:r>
      <w:r w:rsidR="00D45E70">
        <w:t>d be configurable</w:t>
      </w:r>
    </w:p>
    <w:p w14:paraId="2CCD226A" w14:textId="77777777" w:rsidR="00D45E70" w:rsidRDefault="00D45E70" w:rsidP="00D45E70">
      <w:pPr>
        <w:pStyle w:val="ListParagraph"/>
      </w:pPr>
    </w:p>
    <w:p w14:paraId="4BB3F69C" w14:textId="77777777" w:rsidR="00D45E70" w:rsidRPr="00DC7298" w:rsidRDefault="00D45E70" w:rsidP="00D45E70">
      <w:pPr>
        <w:pStyle w:val="ListParagraph"/>
      </w:pPr>
    </w:p>
    <w:p w14:paraId="0A1AD9B7" w14:textId="77777777" w:rsidR="001C6A31" w:rsidRPr="00F00521" w:rsidRDefault="001C6A31" w:rsidP="001C6A31">
      <w:pPr>
        <w:pStyle w:val="Heading2"/>
        <w:rPr>
          <w:rFonts w:ascii="Helvetica" w:hAnsi="Helvetica"/>
        </w:rPr>
      </w:pPr>
      <w:bookmarkStart w:id="9" w:name="_Toc309464495"/>
      <w:r w:rsidRPr="00F00521">
        <w:rPr>
          <w:rFonts w:ascii="Helvetica" w:hAnsi="Helvetica"/>
        </w:rPr>
        <w:t>Out of Scope</w:t>
      </w:r>
      <w:bookmarkEnd w:id="9"/>
    </w:p>
    <w:p w14:paraId="30389F65" w14:textId="2C7A4E04" w:rsidR="00DA6647" w:rsidRPr="001E6BD9" w:rsidRDefault="002B52B1" w:rsidP="001E6BD9">
      <w:pPr>
        <w:pStyle w:val="Heading2"/>
        <w:rPr>
          <w:rFonts w:ascii="Helvetica" w:hAnsi="Helvetica"/>
        </w:rPr>
      </w:pPr>
      <w:bookmarkStart w:id="10" w:name="_Toc309464496"/>
      <w:r w:rsidRPr="00F00521">
        <w:rPr>
          <w:rFonts w:ascii="Helvetica" w:hAnsi="Helvetica"/>
        </w:rPr>
        <w:t>Assumptions</w:t>
      </w:r>
      <w:bookmarkEnd w:id="10"/>
    </w:p>
    <w:p w14:paraId="654A6DEC" w14:textId="77777777" w:rsidR="002B52B1" w:rsidRPr="00F00521" w:rsidRDefault="002B52B1" w:rsidP="00760DB3">
      <w:pPr>
        <w:pStyle w:val="Heading2"/>
        <w:rPr>
          <w:rFonts w:ascii="Helvetica" w:hAnsi="Helvetica"/>
        </w:rPr>
      </w:pPr>
      <w:bookmarkStart w:id="11" w:name="_Toc309464497"/>
      <w:r w:rsidRPr="00F00521">
        <w:rPr>
          <w:rFonts w:ascii="Helvetica" w:hAnsi="Helvetica"/>
        </w:rPr>
        <w:t>Constraints</w:t>
      </w:r>
      <w:bookmarkEnd w:id="11"/>
    </w:p>
    <w:p w14:paraId="003A250A" w14:textId="77777777" w:rsidR="00566024" w:rsidRPr="00F00521" w:rsidRDefault="00566024" w:rsidP="00566024">
      <w:pPr>
        <w:rPr>
          <w:ins w:id="12" w:author="Rein, Bethany R" w:date="2013-01-16T14:37:00Z"/>
          <w:rFonts w:ascii="Helvetica" w:hAnsi="Helvetica"/>
        </w:rPr>
      </w:pPr>
    </w:p>
    <w:p w14:paraId="51ABA588" w14:textId="77777777" w:rsidR="002B52B1" w:rsidRPr="00F00521" w:rsidRDefault="002B52B1" w:rsidP="00760DB3">
      <w:pPr>
        <w:pStyle w:val="Heading2"/>
        <w:rPr>
          <w:rFonts w:ascii="Helvetica" w:hAnsi="Helvetica"/>
        </w:rPr>
      </w:pPr>
      <w:bookmarkStart w:id="13" w:name="_Toc309464498"/>
      <w:r w:rsidRPr="00F00521">
        <w:rPr>
          <w:rFonts w:ascii="Helvetica" w:hAnsi="Helvetica"/>
        </w:rPr>
        <w:t>Dependencies</w:t>
      </w:r>
      <w:bookmarkEnd w:id="13"/>
    </w:p>
    <w:p w14:paraId="5A8DE782" w14:textId="77777777" w:rsidR="00552C01" w:rsidRPr="00F00521" w:rsidRDefault="00552C01" w:rsidP="00552C01">
      <w:pPr>
        <w:rPr>
          <w:rFonts w:ascii="Helvetica" w:hAnsi="Helvetica"/>
        </w:rPr>
      </w:pPr>
    </w:p>
    <w:p w14:paraId="59DEFD2A" w14:textId="77777777" w:rsidR="006A6901" w:rsidRPr="00F00521" w:rsidRDefault="006A6901" w:rsidP="00760DB3">
      <w:pPr>
        <w:pStyle w:val="Heading2"/>
        <w:rPr>
          <w:rFonts w:ascii="Helvetica" w:hAnsi="Helvetica"/>
        </w:rPr>
      </w:pPr>
      <w:bookmarkStart w:id="14" w:name="_Toc309464499"/>
      <w:r w:rsidRPr="00F00521">
        <w:rPr>
          <w:rFonts w:ascii="Helvetica" w:hAnsi="Helvetica"/>
        </w:rPr>
        <w:t>Risks</w:t>
      </w:r>
      <w:bookmarkEnd w:id="14"/>
    </w:p>
    <w:p w14:paraId="05A29115" w14:textId="77777777" w:rsidR="001A35BD" w:rsidRPr="00F00521" w:rsidRDefault="001A35BD" w:rsidP="001A35BD">
      <w:pPr>
        <w:pStyle w:val="ListParagraph"/>
        <w:rPr>
          <w:rFonts w:ascii="Helvetica" w:hAnsi="Helvetica"/>
        </w:rPr>
      </w:pPr>
    </w:p>
    <w:p w14:paraId="48A498C3" w14:textId="77777777" w:rsidR="00470A89" w:rsidRPr="00F00521" w:rsidRDefault="009D4DF2" w:rsidP="00760DB3">
      <w:pPr>
        <w:pStyle w:val="Heading1"/>
        <w:rPr>
          <w:rFonts w:ascii="Helvetica" w:hAnsi="Helvetica"/>
        </w:rPr>
      </w:pPr>
      <w:bookmarkStart w:id="15" w:name="_Toc309464500"/>
      <w:r w:rsidRPr="00F00521">
        <w:rPr>
          <w:rFonts w:ascii="Helvetica" w:hAnsi="Helvetica"/>
        </w:rPr>
        <w:t>Requirements</w:t>
      </w:r>
      <w:bookmarkEnd w:id="15"/>
    </w:p>
    <w:p w14:paraId="6D854B47" w14:textId="77777777" w:rsidR="00E72BD9" w:rsidRPr="00F00521" w:rsidRDefault="00E72BD9" w:rsidP="001A3786">
      <w:pPr>
        <w:pStyle w:val="BodyText"/>
        <w:rPr>
          <w:rFonts w:ascii="Helvetica" w:hAnsi="Helvetica"/>
        </w:rPr>
      </w:pPr>
      <w:r w:rsidRPr="00F00521">
        <w:rPr>
          <w:rFonts w:ascii="Helvetica" w:hAnsi="Helvetica"/>
        </w:rPr>
        <w:t>The following subsections define software requirements.</w:t>
      </w:r>
      <w:r w:rsidR="00CA3918" w:rsidRPr="00F00521">
        <w:rPr>
          <w:rFonts w:ascii="Helvetica" w:hAnsi="Helvetica"/>
        </w:rPr>
        <w:t xml:space="preserve"> </w:t>
      </w:r>
      <w:r w:rsidRPr="00F00521">
        <w:rPr>
          <w:rFonts w:ascii="Helvetica" w:hAnsi="Helvetica"/>
        </w:rPr>
        <w:t xml:space="preserve"> Each requirement is labeled as follows:</w:t>
      </w:r>
    </w:p>
    <w:p w14:paraId="2DA5C5DA" w14:textId="77777777" w:rsidR="00E72BD9" w:rsidRPr="00F00521" w:rsidRDefault="0007285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ID</w:t>
      </w:r>
      <w:r w:rsidR="00FF1962" w:rsidRPr="00F00521">
        <w:rPr>
          <w:rFonts w:ascii="Helvetica" w:hAnsi="Helvetica"/>
          <w:b/>
        </w:rPr>
        <w:t xml:space="preserve">. </w:t>
      </w:r>
      <w:r w:rsidR="00FF1962" w:rsidRPr="00F00521">
        <w:rPr>
          <w:rFonts w:ascii="Helvetica" w:hAnsi="Helvetica"/>
        </w:rPr>
        <w:t>The unique identifier for the requirement.</w:t>
      </w:r>
    </w:p>
    <w:p w14:paraId="4BA3F4C4" w14:textId="77777777" w:rsidR="00FF1962" w:rsidRPr="00F00521" w:rsidRDefault="00FF196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Requirement.</w:t>
      </w:r>
      <w:r w:rsidRPr="00F00521">
        <w:rPr>
          <w:rFonts w:ascii="Helvetica" w:hAnsi="Helvetica"/>
        </w:rPr>
        <w:t xml:space="preserve"> A clear and concise description of the requirement.</w:t>
      </w:r>
    </w:p>
    <w:p w14:paraId="6BF1E25C" w14:textId="77777777" w:rsidR="00FF1962" w:rsidRPr="00F00521" w:rsidRDefault="00FF1962" w:rsidP="00FF1962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Source.</w:t>
      </w:r>
      <w:r w:rsidRPr="00F00521">
        <w:rPr>
          <w:rFonts w:ascii="Helvetica" w:hAnsi="Helvetica"/>
        </w:rPr>
        <w:t xml:space="preserve"> A cross-reference to the source of the requirement.</w:t>
      </w:r>
    </w:p>
    <w:p w14:paraId="3985D77D" w14:textId="77777777" w:rsidR="00FF1962" w:rsidRPr="00F00521" w:rsidRDefault="00FF1962" w:rsidP="002A7F51">
      <w:pPr>
        <w:pStyle w:val="ListBullet"/>
        <w:rPr>
          <w:rFonts w:ascii="Helvetica" w:hAnsi="Helvetica"/>
        </w:rPr>
      </w:pPr>
      <w:r w:rsidRPr="00F00521">
        <w:rPr>
          <w:rFonts w:ascii="Helvetica" w:hAnsi="Helvetica"/>
          <w:b/>
        </w:rPr>
        <w:t>Cat</w:t>
      </w:r>
      <w:r w:rsidRPr="00F00521">
        <w:rPr>
          <w:rFonts w:ascii="Helvetica" w:hAnsi="Helvetica"/>
        </w:rPr>
        <w:t>egory</w:t>
      </w:r>
      <w:r w:rsidRPr="00F00521">
        <w:rPr>
          <w:rFonts w:ascii="Helvetica" w:hAnsi="Helvetica"/>
          <w:b/>
        </w:rPr>
        <w:t>.</w:t>
      </w:r>
      <w:r w:rsidRPr="00F00521">
        <w:rPr>
          <w:rFonts w:ascii="Helvetica" w:hAnsi="Helvetica"/>
        </w:rPr>
        <w:t xml:space="preserve"> A classification for the requirement using the selections from Table 1.</w:t>
      </w:r>
    </w:p>
    <w:p w14:paraId="5EA897D2" w14:textId="77777777" w:rsidR="002A7F51" w:rsidRPr="00F00521" w:rsidRDefault="002A7F51" w:rsidP="002A7F51">
      <w:pPr>
        <w:pStyle w:val="ListBullet"/>
        <w:numPr>
          <w:ilvl w:val="0"/>
          <w:numId w:val="0"/>
        </w:numPr>
        <w:ind w:left="360"/>
        <w:rPr>
          <w:rFonts w:ascii="Helvetica" w:hAnsi="Helvetica"/>
        </w:rPr>
      </w:pPr>
    </w:p>
    <w:p w14:paraId="04D54316" w14:textId="77777777" w:rsidR="00C16585" w:rsidRPr="00F00521" w:rsidRDefault="00C16585" w:rsidP="00C16585">
      <w:pPr>
        <w:pStyle w:val="Caption"/>
        <w:rPr>
          <w:rFonts w:ascii="Helvetica" w:hAnsi="Helvetica"/>
        </w:rPr>
      </w:pPr>
      <w:bookmarkStart w:id="16" w:name="_Ref77476447"/>
      <w:r w:rsidRPr="00F00521">
        <w:rPr>
          <w:rFonts w:ascii="Helvetica" w:hAnsi="Helvetica"/>
        </w:rPr>
        <w:t xml:space="preserve">Table </w:t>
      </w:r>
      <w:r w:rsidR="00D22F00" w:rsidRPr="00F00521">
        <w:rPr>
          <w:rFonts w:ascii="Helvetica" w:hAnsi="Helvetica"/>
        </w:rPr>
        <w:fldChar w:fldCharType="begin"/>
      </w:r>
      <w:r w:rsidR="00D22F00" w:rsidRPr="00F00521">
        <w:rPr>
          <w:rFonts w:ascii="Helvetica" w:hAnsi="Helvetica"/>
        </w:rPr>
        <w:instrText xml:space="preserve"> SEQ Table \* ARABIC </w:instrText>
      </w:r>
      <w:r w:rsidR="00D22F00" w:rsidRPr="00F00521">
        <w:rPr>
          <w:rFonts w:ascii="Helvetica" w:hAnsi="Helvetica"/>
        </w:rPr>
        <w:fldChar w:fldCharType="separate"/>
      </w:r>
      <w:r w:rsidR="00D53205">
        <w:rPr>
          <w:rFonts w:ascii="Helvetica" w:hAnsi="Helvetica"/>
          <w:noProof/>
        </w:rPr>
        <w:t>1</w:t>
      </w:r>
      <w:r w:rsidR="00D22F00" w:rsidRPr="00F00521">
        <w:rPr>
          <w:rFonts w:ascii="Helvetica" w:hAnsi="Helvetica"/>
          <w:noProof/>
        </w:rPr>
        <w:fldChar w:fldCharType="end"/>
      </w:r>
      <w:bookmarkEnd w:id="16"/>
      <w:r w:rsidRPr="00F00521">
        <w:rPr>
          <w:rFonts w:ascii="Helvetica" w:hAnsi="Helvetica"/>
        </w:rPr>
        <w:t xml:space="preserve"> - Requirement Categories</w:t>
      </w:r>
    </w:p>
    <w:tbl>
      <w:tblPr>
        <w:tblW w:w="712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8"/>
        <w:gridCol w:w="5989"/>
      </w:tblGrid>
      <w:tr w:rsidR="00C16585" w:rsidRPr="00F00521" w14:paraId="7E23B0A7" w14:textId="77777777" w:rsidTr="00656CE3">
        <w:trPr>
          <w:tblHeader/>
          <w:jc w:val="center"/>
        </w:trPr>
        <w:tc>
          <w:tcPr>
            <w:tcW w:w="1138" w:type="dxa"/>
            <w:shd w:val="clear" w:color="auto" w:fill="E6E6E6"/>
            <w:vAlign w:val="center"/>
          </w:tcPr>
          <w:p w14:paraId="047B56C6" w14:textId="77777777" w:rsidR="00C16585" w:rsidRPr="00F00521" w:rsidRDefault="00C16585" w:rsidP="00656CE3">
            <w:pPr>
              <w:pStyle w:val="CellDescription"/>
              <w:keepNext/>
              <w:keepLines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Category</w:t>
            </w:r>
          </w:p>
        </w:tc>
        <w:tc>
          <w:tcPr>
            <w:tcW w:w="5989" w:type="dxa"/>
            <w:shd w:val="clear" w:color="auto" w:fill="E6E6E6"/>
          </w:tcPr>
          <w:p w14:paraId="0ABC8AC0" w14:textId="77777777" w:rsidR="00C16585" w:rsidRPr="00F00521" w:rsidRDefault="00C16585" w:rsidP="00656CE3">
            <w:pPr>
              <w:pStyle w:val="CellDescription"/>
              <w:keepNext/>
              <w:keepLines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Description</w:t>
            </w:r>
          </w:p>
        </w:tc>
      </w:tr>
      <w:tr w:rsidR="00C16585" w:rsidRPr="00F00521" w14:paraId="76342DB9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3A3CECC1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M</w:t>
            </w:r>
            <w:r w:rsidRPr="00F00521">
              <w:rPr>
                <w:rFonts w:ascii="Helvetica" w:hAnsi="Helvetica"/>
              </w:rPr>
              <w:t>andatory</w:t>
            </w:r>
          </w:p>
        </w:tc>
        <w:tc>
          <w:tcPr>
            <w:tcW w:w="5989" w:type="dxa"/>
            <w:shd w:val="clear" w:color="auto" w:fill="auto"/>
          </w:tcPr>
          <w:p w14:paraId="4E538C24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Required minimum functionality.</w:t>
            </w:r>
          </w:p>
        </w:tc>
      </w:tr>
      <w:tr w:rsidR="00C16585" w:rsidRPr="00F00521" w14:paraId="49BFDCF4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4ACAFA95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O</w:t>
            </w:r>
            <w:r w:rsidRPr="00F00521">
              <w:rPr>
                <w:rFonts w:ascii="Helvetica" w:hAnsi="Helvetica"/>
              </w:rPr>
              <w:t>ptional</w:t>
            </w:r>
          </w:p>
        </w:tc>
        <w:tc>
          <w:tcPr>
            <w:tcW w:w="5989" w:type="dxa"/>
            <w:shd w:val="clear" w:color="auto" w:fill="auto"/>
          </w:tcPr>
          <w:p w14:paraId="67FC0104" w14:textId="77777777" w:rsidR="00C16585" w:rsidRPr="00F00521" w:rsidRDefault="00C16585" w:rsidP="00DD2029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Nice to have and will be implemented if time permits.</w:t>
            </w:r>
          </w:p>
        </w:tc>
      </w:tr>
      <w:tr w:rsidR="00CE12F3" w:rsidRPr="00F00521" w14:paraId="00D8D756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608C690F" w14:textId="77777777" w:rsidR="00CE12F3" w:rsidRPr="00F00521" w:rsidRDefault="00CE12F3" w:rsidP="00683E55">
            <w:pPr>
              <w:pStyle w:val="CellDescription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F</w:t>
            </w:r>
            <w:r w:rsidRPr="00F00521">
              <w:rPr>
                <w:rFonts w:ascii="Helvetica" w:hAnsi="Helvetica"/>
              </w:rPr>
              <w:t>uture</w:t>
            </w:r>
          </w:p>
        </w:tc>
        <w:tc>
          <w:tcPr>
            <w:tcW w:w="5989" w:type="dxa"/>
            <w:shd w:val="clear" w:color="auto" w:fill="auto"/>
          </w:tcPr>
          <w:p w14:paraId="05A75E49" w14:textId="77777777" w:rsidR="00CE12F3" w:rsidRPr="00F00521" w:rsidRDefault="00B440AB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Will not be implemented now but should be considered for a future enhancement.</w:t>
            </w:r>
          </w:p>
        </w:tc>
      </w:tr>
      <w:tr w:rsidR="00C16585" w:rsidRPr="00F00521" w14:paraId="7475352C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19C9B64B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D</w:t>
            </w:r>
            <w:r w:rsidRPr="00F00521">
              <w:rPr>
                <w:rFonts w:ascii="Helvetica" w:hAnsi="Helvetica"/>
              </w:rPr>
              <w:t>ropped</w:t>
            </w:r>
          </w:p>
        </w:tc>
        <w:tc>
          <w:tcPr>
            <w:tcW w:w="5989" w:type="dxa"/>
            <w:shd w:val="clear" w:color="auto" w:fill="auto"/>
          </w:tcPr>
          <w:p w14:paraId="6A6309A0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 xml:space="preserve">Requirement determined to be completely out of scope </w:t>
            </w:r>
            <w:r w:rsidRPr="00F00521">
              <w:rPr>
                <w:rFonts w:ascii="Helvetica" w:hAnsi="Helvetica"/>
                <w:b/>
              </w:rPr>
              <w:t>after</w:t>
            </w:r>
            <w:r w:rsidRPr="00F00521">
              <w:rPr>
                <w:rFonts w:ascii="Helvetica" w:hAnsi="Helvetica"/>
              </w:rPr>
              <w:t xml:space="preserve"> baseline.</w:t>
            </w:r>
          </w:p>
        </w:tc>
      </w:tr>
      <w:tr w:rsidR="00C16585" w:rsidRPr="00F00521" w14:paraId="22256FD3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4F85CCAC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E</w:t>
            </w:r>
            <w:r w:rsidRPr="00F00521">
              <w:rPr>
                <w:rFonts w:ascii="Helvetica" w:hAnsi="Helvetica"/>
              </w:rPr>
              <w:t>xisting</w:t>
            </w:r>
          </w:p>
        </w:tc>
        <w:tc>
          <w:tcPr>
            <w:tcW w:w="5989" w:type="dxa"/>
            <w:shd w:val="clear" w:color="auto" w:fill="auto"/>
          </w:tcPr>
          <w:p w14:paraId="5B09CDB5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Functionality already present in the software (for documentation purposes).</w:t>
            </w:r>
          </w:p>
        </w:tc>
      </w:tr>
      <w:tr w:rsidR="00C16585" w:rsidRPr="00F00521" w14:paraId="5BAFA111" w14:textId="77777777" w:rsidTr="00656CE3">
        <w:trPr>
          <w:jc w:val="center"/>
        </w:trPr>
        <w:tc>
          <w:tcPr>
            <w:tcW w:w="1138" w:type="dxa"/>
            <w:shd w:val="clear" w:color="auto" w:fill="auto"/>
          </w:tcPr>
          <w:p w14:paraId="113FA7AE" w14:textId="77777777" w:rsidR="00C16585" w:rsidRPr="00F00521" w:rsidRDefault="00C16585" w:rsidP="00683E55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  <w:b/>
              </w:rPr>
              <w:t>Op</w:t>
            </w:r>
            <w:r w:rsidRPr="00F00521">
              <w:rPr>
                <w:rFonts w:ascii="Helvetica" w:hAnsi="Helvetica"/>
              </w:rPr>
              <w:t>erational</w:t>
            </w:r>
          </w:p>
        </w:tc>
        <w:tc>
          <w:tcPr>
            <w:tcW w:w="5989" w:type="dxa"/>
            <w:shd w:val="clear" w:color="auto" w:fill="auto"/>
          </w:tcPr>
          <w:p w14:paraId="52107043" w14:textId="77777777" w:rsidR="00C16585" w:rsidRPr="00F00521" w:rsidRDefault="00C16585" w:rsidP="00DD2029">
            <w:pPr>
              <w:pStyle w:val="CellDescription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Will not be addressed in the software (documented for training purposes). This requirement should have a related item in the issue list in order to identify an owner.</w:t>
            </w:r>
          </w:p>
        </w:tc>
      </w:tr>
    </w:tbl>
    <w:p w14:paraId="7BC2E423" w14:textId="77777777" w:rsidR="00C16585" w:rsidRPr="00F00521" w:rsidRDefault="00C16585" w:rsidP="001A3786">
      <w:pPr>
        <w:pStyle w:val="BodyText"/>
        <w:rPr>
          <w:rFonts w:ascii="Helvetica" w:hAnsi="Helvetica"/>
          <w:color w:val="808080"/>
        </w:rPr>
      </w:pPr>
    </w:p>
    <w:p w14:paraId="7407D12B" w14:textId="1F9B5D05" w:rsidR="00253268" w:rsidRPr="00F00521" w:rsidRDefault="00F00521" w:rsidP="00253268">
      <w:pPr>
        <w:pStyle w:val="Heading2"/>
        <w:rPr>
          <w:rFonts w:ascii="Helvetica" w:hAnsi="Helvetica"/>
        </w:rPr>
      </w:pPr>
      <w:bookmarkStart w:id="17" w:name="_Toc309464501"/>
      <w:r w:rsidRPr="00F00521">
        <w:rPr>
          <w:rFonts w:ascii="Helvetica" w:hAnsi="Helvetica"/>
        </w:rPr>
        <w:t>RESTful API</w:t>
      </w:r>
      <w:bookmarkEnd w:id="17"/>
    </w:p>
    <w:p w14:paraId="0F0EE6B2" w14:textId="77777777" w:rsidR="00F00521" w:rsidRPr="00F00521" w:rsidRDefault="00F00521" w:rsidP="00F00521">
      <w:pPr>
        <w:rPr>
          <w:rFonts w:ascii="Helvetica" w:hAnsi="Helvetica"/>
          <w:szCs w:val="20"/>
          <w:lang w:eastAsia="en-US"/>
        </w:rPr>
      </w:pPr>
      <w:r w:rsidRPr="00F00521">
        <w:rPr>
          <w:rFonts w:ascii="Helvetica" w:hAnsi="Helvetica"/>
          <w:color w:val="333333"/>
          <w:sz w:val="21"/>
          <w:szCs w:val="21"/>
          <w:shd w:val="clear" w:color="auto" w:fill="FFFFFF"/>
          <w:lang w:eastAsia="en-US"/>
        </w:rPr>
        <w:t>The RESTful API is located at:</w:t>
      </w:r>
    </w:p>
    <w:p w14:paraId="1B440839" w14:textId="24D71B18" w:rsidR="00F00521" w:rsidRPr="00F00521" w:rsidRDefault="00F00521" w:rsidP="00F00521">
      <w:pP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/>
        <w:rPr>
          <w:rFonts w:ascii="Helvetica" w:hAnsi="Helvetica" w:cs="Courier New"/>
          <w:color w:val="49D5A2"/>
          <w:szCs w:val="20"/>
          <w:lang w:eastAsia="en-US"/>
        </w:rPr>
      </w:pPr>
      <w:r w:rsidRPr="00F00521">
        <w:rPr>
          <w:rFonts w:ascii="Helvetica" w:hAnsi="Helvetica" w:cs="Courier New"/>
          <w:color w:val="49D5A2"/>
          <w:szCs w:val="20"/>
          <w:lang w:eastAsia="en-US"/>
        </w:rPr>
        <w:t>http://{aidr.qcri.org}/aidrdata/api</w:t>
      </w:r>
    </w:p>
    <w:p w14:paraId="3A9F136C" w14:textId="77777777" w:rsidR="00F00521" w:rsidRDefault="00F00521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 w:rsidRPr="00F00521">
        <w:rPr>
          <w:rFonts w:ascii="Helvetica" w:hAnsi="Helvetica"/>
          <w:color w:val="333333"/>
          <w:sz w:val="21"/>
          <w:szCs w:val="21"/>
        </w:rPr>
        <w:t>It expects and returns JSON.</w:t>
      </w:r>
    </w:p>
    <w:p w14:paraId="4853C23E" w14:textId="39EAFD77" w:rsidR="00F00521" w:rsidRDefault="00F00521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 xml:space="preserve">Required to have </w:t>
      </w:r>
      <w:r w:rsidRPr="00F00521">
        <w:rPr>
          <w:rStyle w:val="Strong"/>
          <w:rFonts w:ascii="Helvetica" w:hAnsi="Helvetica"/>
          <w:color w:val="333333"/>
          <w:sz w:val="21"/>
          <w:szCs w:val="21"/>
        </w:rPr>
        <w:t>API-KEY</w:t>
      </w:r>
      <w:r w:rsidRPr="00F00521">
        <w:rPr>
          <w:rStyle w:val="apple-converted-space"/>
          <w:rFonts w:ascii="Helvetica" w:hAnsi="Helvetica"/>
          <w:color w:val="333333"/>
          <w:sz w:val="21"/>
          <w:szCs w:val="21"/>
        </w:rPr>
        <w:t> </w:t>
      </w:r>
      <w:r w:rsidRPr="00F00521">
        <w:rPr>
          <w:rFonts w:ascii="Helvetica" w:hAnsi="Helvetica"/>
          <w:color w:val="333333"/>
          <w:sz w:val="21"/>
          <w:szCs w:val="21"/>
        </w:rPr>
        <w:t xml:space="preserve">to authenticate &amp; authorize the operation. </w:t>
      </w:r>
    </w:p>
    <w:p w14:paraId="38E652C1" w14:textId="105E67F0" w:rsidR="00784934" w:rsidRDefault="00784934" w:rsidP="00F00521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150" w:afterAutospacing="0" w:line="333" w:lineRule="atLeast"/>
        <w:rPr>
          <w:rFonts w:ascii="Helvetica" w:hAnsi="Helvetica"/>
          <w:color w:val="333333"/>
          <w:sz w:val="21"/>
          <w:szCs w:val="21"/>
        </w:rPr>
      </w:pPr>
      <w:r w:rsidRPr="00784934">
        <w:rPr>
          <w:rFonts w:ascii="Helvetica" w:hAnsi="Helvetica"/>
          <w:b/>
          <w:color w:val="333333"/>
          <w:sz w:val="21"/>
          <w:szCs w:val="21"/>
        </w:rPr>
        <w:t>API-KEY</w:t>
      </w:r>
      <w:r>
        <w:rPr>
          <w:rFonts w:ascii="Helvetica" w:hAnsi="Helvetica"/>
          <w:color w:val="333333"/>
          <w:sz w:val="21"/>
          <w:szCs w:val="21"/>
        </w:rPr>
        <w:t xml:space="preserve"> should be in the </w:t>
      </w:r>
      <w:r w:rsidRPr="00784934">
        <w:rPr>
          <w:rFonts w:ascii="Helvetica" w:hAnsi="Helvetica"/>
          <w:b/>
          <w:color w:val="333333"/>
          <w:sz w:val="21"/>
          <w:szCs w:val="21"/>
        </w:rPr>
        <w:t>request</w:t>
      </w:r>
      <w:r>
        <w:rPr>
          <w:rFonts w:ascii="Helvetica" w:hAnsi="Helvetica"/>
          <w:color w:val="333333"/>
          <w:sz w:val="21"/>
          <w:szCs w:val="21"/>
        </w:rPr>
        <w:t xml:space="preserve"> headers</w:t>
      </w:r>
    </w:p>
    <w:p w14:paraId="264C41B0" w14:textId="77777777" w:rsidR="00F00521" w:rsidRPr="00F00521" w:rsidRDefault="00F00521" w:rsidP="00F00521">
      <w:pPr>
        <w:rPr>
          <w:rFonts w:ascii="Helvetica" w:hAnsi="Helvetica"/>
        </w:rPr>
      </w:pPr>
    </w:p>
    <w:p w14:paraId="511409C0" w14:textId="7590C0C3" w:rsidR="00A0364C" w:rsidRPr="00D72720" w:rsidRDefault="00A0364C" w:rsidP="00D72720">
      <w:pPr>
        <w:pStyle w:val="Heading2"/>
        <w:rPr>
          <w:rFonts w:ascii="Helvetica" w:hAnsi="Helvetica"/>
        </w:rPr>
      </w:pPr>
      <w:bookmarkStart w:id="18" w:name="_Toc309464503"/>
      <w:r>
        <w:rPr>
          <w:rFonts w:ascii="Helvetica" w:hAnsi="Helvetica"/>
        </w:rPr>
        <w:t>Operations</w:t>
      </w:r>
      <w:bookmarkEnd w:id="18"/>
    </w:p>
    <w:p w14:paraId="501D16FE" w14:textId="77777777" w:rsidR="00356AE5" w:rsidRDefault="00356AE5" w:rsidP="00D72720"/>
    <w:p w14:paraId="3074454E" w14:textId="77777777" w:rsidR="00356AE5" w:rsidRPr="00D72720" w:rsidRDefault="00356AE5" w:rsidP="00D72720"/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686"/>
        <w:gridCol w:w="1080"/>
        <w:gridCol w:w="810"/>
      </w:tblGrid>
      <w:tr w:rsidR="002A7F51" w:rsidRPr="00F00521" w14:paraId="02152C08" w14:textId="77777777" w:rsidTr="002A7F51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01E5DAB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686" w:type="dxa"/>
            <w:tcBorders>
              <w:left w:val="single" w:sz="4" w:space="0" w:color="auto"/>
            </w:tcBorders>
            <w:shd w:val="clear" w:color="auto" w:fill="D9D9D9"/>
          </w:tcPr>
          <w:p w14:paraId="27FC2943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Requirement</w:t>
            </w:r>
          </w:p>
        </w:tc>
        <w:tc>
          <w:tcPr>
            <w:tcW w:w="1080" w:type="dxa"/>
            <w:shd w:val="clear" w:color="auto" w:fill="D9D9D9"/>
          </w:tcPr>
          <w:p w14:paraId="0FC7B567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Source</w:t>
            </w:r>
          </w:p>
        </w:tc>
        <w:tc>
          <w:tcPr>
            <w:tcW w:w="810" w:type="dxa"/>
            <w:shd w:val="clear" w:color="auto" w:fill="D9D9D9"/>
          </w:tcPr>
          <w:p w14:paraId="7B86EBE8" w14:textId="77777777" w:rsidR="002A7F51" w:rsidRPr="00F00521" w:rsidRDefault="002A7F51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Cat</w:t>
            </w:r>
          </w:p>
        </w:tc>
      </w:tr>
      <w:tr w:rsidR="002A7F51" w:rsidRPr="00F00521" w14:paraId="2E22DB83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0146CF0E" w14:textId="77777777" w:rsidR="002A7F51" w:rsidRPr="00F00521" w:rsidRDefault="00B970B9" w:rsidP="00793B0B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686" w:type="dxa"/>
          </w:tcPr>
          <w:p w14:paraId="57C41D79" w14:textId="06057E6B" w:rsidR="00C9211D" w:rsidRPr="00F00521" w:rsidRDefault="00D53205" w:rsidP="00356AE5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SSO login. Only users who is in aidr &amp; admin can access.</w:t>
            </w:r>
          </w:p>
        </w:tc>
        <w:tc>
          <w:tcPr>
            <w:tcW w:w="1080" w:type="dxa"/>
          </w:tcPr>
          <w:p w14:paraId="19AB9D27" w14:textId="77777777" w:rsidR="002A7F51" w:rsidRPr="00F00521" w:rsidRDefault="002A7F51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67B88DC0" w14:textId="77777777" w:rsidR="002A7F51" w:rsidRPr="00F00521" w:rsidRDefault="008E4E56" w:rsidP="00793B0B">
            <w:pPr>
              <w:pStyle w:val="CellBase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M</w:t>
            </w:r>
          </w:p>
        </w:tc>
      </w:tr>
      <w:tr w:rsidR="00356AE5" w:rsidRPr="00F00521" w14:paraId="01C1DE0B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5DD46B0A" w14:textId="056FF117" w:rsidR="00356AE5" w:rsidRPr="00F00521" w:rsidRDefault="00356AE5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.2</w:t>
            </w:r>
          </w:p>
        </w:tc>
        <w:tc>
          <w:tcPr>
            <w:tcW w:w="6686" w:type="dxa"/>
          </w:tcPr>
          <w:p w14:paraId="391B5026" w14:textId="0971BABC" w:rsidR="00356AE5" w:rsidRPr="00356AE5" w:rsidRDefault="00D53205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System should be able to trace user’s activity</w:t>
            </w:r>
          </w:p>
        </w:tc>
        <w:tc>
          <w:tcPr>
            <w:tcW w:w="1080" w:type="dxa"/>
          </w:tcPr>
          <w:p w14:paraId="67DEA2C3" w14:textId="77777777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6316EE53" w14:textId="5C3493D1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56AE5" w:rsidRPr="00F00521" w14:paraId="188F7171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27F8EA04" w14:textId="3280AF77" w:rsidR="00356AE5" w:rsidRPr="00F00521" w:rsidRDefault="00356AE5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.3</w:t>
            </w:r>
          </w:p>
        </w:tc>
        <w:tc>
          <w:tcPr>
            <w:tcW w:w="6686" w:type="dxa"/>
          </w:tcPr>
          <w:p w14:paraId="13365EE4" w14:textId="176CE151" w:rsidR="00356AE5" w:rsidRPr="005A04C9" w:rsidRDefault="005A04C9" w:rsidP="00166C1A">
            <w:pPr>
              <w:pStyle w:val="CellBase"/>
              <w:rPr>
                <w:rFonts w:ascii="Helvetica" w:hAnsi="Helvetica"/>
              </w:rPr>
            </w:pPr>
            <w:r w:rsidRPr="005A04C9">
              <w:rPr>
                <w:rFonts w:ascii="Helvetica" w:hAnsi="Helvetica"/>
              </w:rPr>
              <w:t>All clickers should be displayed except achieved</w:t>
            </w:r>
            <w:r>
              <w:rPr>
                <w:rFonts w:ascii="Helvetica" w:hAnsi="Helvetica"/>
              </w:rPr>
              <w:t>(3)</w:t>
            </w:r>
            <w:r w:rsidRPr="005A04C9">
              <w:rPr>
                <w:rFonts w:ascii="Helvetica" w:hAnsi="Helvetica"/>
              </w:rPr>
              <w:t xml:space="preserve"> or deleted</w:t>
            </w:r>
            <w:r>
              <w:rPr>
                <w:rFonts w:ascii="Helvetica" w:hAnsi="Helvetica"/>
              </w:rPr>
              <w:t>(4)</w:t>
            </w:r>
          </w:p>
        </w:tc>
        <w:tc>
          <w:tcPr>
            <w:tcW w:w="1080" w:type="dxa"/>
          </w:tcPr>
          <w:p w14:paraId="27E31697" w14:textId="2E7D7B44" w:rsidR="00356AE5" w:rsidRPr="00F00521" w:rsidRDefault="00356AE5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4DE65674" w14:textId="3D8B2922" w:rsidR="00356AE5" w:rsidRPr="00F00521" w:rsidRDefault="00166C1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166C1A" w:rsidRPr="00F00521" w14:paraId="613C9BD5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600D74A5" w14:textId="118377F4" w:rsidR="00166C1A" w:rsidRPr="00F00521" w:rsidRDefault="00166C1A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.4</w:t>
            </w:r>
          </w:p>
        </w:tc>
        <w:tc>
          <w:tcPr>
            <w:tcW w:w="6686" w:type="dxa"/>
          </w:tcPr>
          <w:p w14:paraId="7F40CCFB" w14:textId="5603D72B" w:rsidR="00166C1A" w:rsidRPr="00166C1A" w:rsidRDefault="005A04C9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Users should be able to update clicker’s status. For example, active(1) </w:t>
            </w:r>
            <w:r w:rsidRPr="005A04C9">
              <w:rPr>
                <w:rFonts w:ascii="Helvetica" w:hAnsi="Helvetica"/>
              </w:rPr>
              <w:sym w:font="Wingdings" w:char="F0E8"/>
            </w:r>
            <w:r>
              <w:rPr>
                <w:rFonts w:ascii="Helvetica" w:hAnsi="Helvetica"/>
              </w:rPr>
              <w:t xml:space="preserve"> pending(0), pending</w:t>
            </w:r>
            <w:r w:rsidRPr="005A04C9">
              <w:rPr>
                <w:rFonts w:ascii="Helvetica" w:hAnsi="Helvetica"/>
              </w:rPr>
              <w:sym w:font="Wingdings" w:char="F0E8"/>
            </w:r>
            <w:r>
              <w:rPr>
                <w:rFonts w:ascii="Helvetica" w:hAnsi="Helvetica"/>
              </w:rPr>
              <w:t>active, active</w:t>
            </w:r>
            <w:r w:rsidRPr="005A04C9">
              <w:rPr>
                <w:rFonts w:ascii="Helvetica" w:hAnsi="Helvetica"/>
              </w:rPr>
              <w:sym w:font="Wingdings" w:char="F0E8"/>
            </w:r>
            <w:r>
              <w:rPr>
                <w:rFonts w:ascii="Helvetica" w:hAnsi="Helvetica"/>
              </w:rPr>
              <w:t xml:space="preserve"> archieved(3), completed(1 and no pe</w:t>
            </w:r>
            <w:r w:rsidR="003B5B6E">
              <w:rPr>
                <w:rFonts w:ascii="Helvetica" w:hAnsi="Helvetica"/>
              </w:rPr>
              <w:t>nding tasks)</w:t>
            </w:r>
          </w:p>
        </w:tc>
        <w:tc>
          <w:tcPr>
            <w:tcW w:w="1080" w:type="dxa"/>
          </w:tcPr>
          <w:p w14:paraId="7404C0BA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75629009" w14:textId="1EB5C43C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166C1A" w:rsidRPr="00F00521" w14:paraId="5F3B8B37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4FF37991" w14:textId="6C6261BD" w:rsidR="00166C1A" w:rsidRPr="00F00521" w:rsidRDefault="003B5B6E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.5</w:t>
            </w:r>
          </w:p>
        </w:tc>
        <w:tc>
          <w:tcPr>
            <w:tcW w:w="6686" w:type="dxa"/>
          </w:tcPr>
          <w:p w14:paraId="4A8B955A" w14:textId="154C76B1" w:rsidR="00166C1A" w:rsidRPr="003B5B6E" w:rsidRDefault="003B5B6E" w:rsidP="007B2560">
            <w:pPr>
              <w:pStyle w:val="CellBase"/>
              <w:rPr>
                <w:rFonts w:ascii="Helvetica" w:hAnsi="Helvetica"/>
              </w:rPr>
            </w:pPr>
            <w:r w:rsidRPr="003B5B6E">
              <w:rPr>
                <w:rFonts w:ascii="Helvetica" w:hAnsi="Helvetica"/>
              </w:rPr>
              <w:t>Mobile enable option should be available on Text &amp; Image Clicker types only</w:t>
            </w:r>
          </w:p>
        </w:tc>
        <w:tc>
          <w:tcPr>
            <w:tcW w:w="1080" w:type="dxa"/>
          </w:tcPr>
          <w:p w14:paraId="67ED8A30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1EDB543E" w14:textId="31720E7D" w:rsidR="00166C1A" w:rsidRPr="00F00521" w:rsidRDefault="003B5B6E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166C1A" w:rsidRPr="00F00521" w14:paraId="62D988C3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26DE787D" w14:textId="4928F3D4" w:rsidR="00166C1A" w:rsidRPr="00F00521" w:rsidRDefault="003B5B6E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.6</w:t>
            </w:r>
          </w:p>
        </w:tc>
        <w:tc>
          <w:tcPr>
            <w:tcW w:w="6686" w:type="dxa"/>
          </w:tcPr>
          <w:p w14:paraId="3FC10DC8" w14:textId="2CAA4485" w:rsidR="00166C1A" w:rsidRPr="003B5B6E" w:rsidRDefault="003B5B6E" w:rsidP="007B2560">
            <w:pPr>
              <w:pStyle w:val="CellBase"/>
              <w:rPr>
                <w:rFonts w:ascii="Helvetica" w:hAnsi="Helvetica"/>
              </w:rPr>
            </w:pPr>
            <w:r w:rsidRPr="003B5B6E">
              <w:rPr>
                <w:rFonts w:ascii="Helvetica" w:hAnsi="Helvetica"/>
              </w:rPr>
              <w:t>If translation required =”yes”, translation id is required</w:t>
            </w:r>
          </w:p>
        </w:tc>
        <w:tc>
          <w:tcPr>
            <w:tcW w:w="1080" w:type="dxa"/>
          </w:tcPr>
          <w:p w14:paraId="6C3A783D" w14:textId="77777777" w:rsidR="00166C1A" w:rsidRPr="00F00521" w:rsidRDefault="00166C1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1A239A0C" w14:textId="1B136E12" w:rsidR="00166C1A" w:rsidRPr="00F00521" w:rsidRDefault="003B5B6E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B5B6E" w:rsidRPr="00F00521" w14:paraId="1FE256CF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5021EFE" w14:textId="53727484" w:rsidR="003B5B6E" w:rsidRPr="00F00521" w:rsidRDefault="003B5B6E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.7</w:t>
            </w:r>
          </w:p>
        </w:tc>
        <w:tc>
          <w:tcPr>
            <w:tcW w:w="6686" w:type="dxa"/>
          </w:tcPr>
          <w:p w14:paraId="6D6BEC5C" w14:textId="23258B1E" w:rsidR="003B5B6E" w:rsidRPr="00EB5F7A" w:rsidRDefault="00EB5F7A" w:rsidP="00EB5F7A">
            <w:pPr>
              <w:pStyle w:val="CellBase"/>
              <w:rPr>
                <w:rFonts w:ascii="Helvetica" w:hAnsi="Helvetica"/>
              </w:rPr>
            </w:pPr>
            <w:r w:rsidRPr="00EB5F7A">
              <w:rPr>
                <w:rFonts w:ascii="Helvetica" w:hAnsi="Helvetica"/>
              </w:rPr>
              <w:t>Crisis name should be tied properly</w:t>
            </w:r>
          </w:p>
        </w:tc>
        <w:tc>
          <w:tcPr>
            <w:tcW w:w="1080" w:type="dxa"/>
          </w:tcPr>
          <w:p w14:paraId="60578087" w14:textId="77777777" w:rsidR="003B5B6E" w:rsidRPr="00F00521" w:rsidRDefault="003B5B6E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17EAA5AB" w14:textId="0DEA8ECB" w:rsidR="003B5B6E" w:rsidRPr="00F00521" w:rsidRDefault="00EB5F7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B5B6E" w:rsidRPr="00F00521" w14:paraId="64FDFDD9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DD62AEA" w14:textId="622AE2E2" w:rsidR="003B5B6E" w:rsidRPr="00F00521" w:rsidRDefault="00EB5F7A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.8</w:t>
            </w:r>
          </w:p>
        </w:tc>
        <w:tc>
          <w:tcPr>
            <w:tcW w:w="6686" w:type="dxa"/>
          </w:tcPr>
          <w:p w14:paraId="1C394833" w14:textId="1601E7EB" w:rsidR="003B5B6E" w:rsidRPr="00EB5F7A" w:rsidRDefault="00EB5F7A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Should be able to configure task run per task. Default = 3</w:t>
            </w:r>
          </w:p>
        </w:tc>
        <w:tc>
          <w:tcPr>
            <w:tcW w:w="1080" w:type="dxa"/>
          </w:tcPr>
          <w:p w14:paraId="5C93834C" w14:textId="77777777" w:rsidR="003B5B6E" w:rsidRPr="00F00521" w:rsidRDefault="003B5B6E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2220F259" w14:textId="01720305" w:rsidR="003B5B6E" w:rsidRPr="00F00521" w:rsidRDefault="00EB5F7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B5B6E" w:rsidRPr="00F00521" w14:paraId="21F23767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42CFDCC8" w14:textId="224EE101" w:rsidR="003B5B6E" w:rsidRPr="00F00521" w:rsidRDefault="00EB5F7A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.9</w:t>
            </w:r>
          </w:p>
        </w:tc>
        <w:tc>
          <w:tcPr>
            <w:tcW w:w="6686" w:type="dxa"/>
          </w:tcPr>
          <w:p w14:paraId="3B55B6DA" w14:textId="3D99D551" w:rsidR="003B5B6E" w:rsidRPr="00EB5F7A" w:rsidRDefault="00EB5F7A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Should be able to configure answer label properly that is corresponding client_app_answer</w:t>
            </w:r>
          </w:p>
        </w:tc>
        <w:tc>
          <w:tcPr>
            <w:tcW w:w="1080" w:type="dxa"/>
          </w:tcPr>
          <w:p w14:paraId="6254ACFF" w14:textId="77777777" w:rsidR="003B5B6E" w:rsidRPr="00F00521" w:rsidRDefault="003B5B6E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657DB0BD" w14:textId="51994ED4" w:rsidR="003B5B6E" w:rsidRPr="00F00521" w:rsidRDefault="00EB5F7A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B5B6E" w:rsidRPr="00F00521" w14:paraId="2EA7853F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51624946" w14:textId="7A74A928" w:rsidR="003B5B6E" w:rsidRPr="00F00521" w:rsidRDefault="00EB5F7A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.10</w:t>
            </w:r>
          </w:p>
        </w:tc>
        <w:tc>
          <w:tcPr>
            <w:tcW w:w="6686" w:type="dxa"/>
          </w:tcPr>
          <w:p w14:paraId="5EAA74C9" w14:textId="77777777" w:rsidR="003B5B6E" w:rsidRDefault="00EB5F7A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Event configuration should be available </w:t>
            </w:r>
            <w:r w:rsidR="00397E41">
              <w:rPr>
                <w:rFonts w:ascii="Helvetica" w:hAnsi="Helvetica"/>
              </w:rPr>
              <w:t>always with the below logic:</w:t>
            </w:r>
          </w:p>
          <w:p w14:paraId="1A092E58" w14:textId="77777777" w:rsidR="00397E41" w:rsidRDefault="00397E41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Type text clicker  , sequence 1 </w:t>
            </w:r>
            <w:r w:rsidRPr="00397E41">
              <w:rPr>
                <w:rFonts w:ascii="Helvetica" w:hAnsi="Helvetica"/>
              </w:rPr>
              <w:sym w:font="Wingdings" w:char="F0E8"/>
            </w:r>
            <w:r>
              <w:rPr>
                <w:rFonts w:ascii="Helvetica" w:hAnsi="Helvetica"/>
              </w:rPr>
              <w:t xml:space="preserve"> Type text geo clicker, sequence 2</w:t>
            </w:r>
          </w:p>
          <w:p w14:paraId="709FF42E" w14:textId="77777777" w:rsidR="00397E41" w:rsidRDefault="00397E41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 xml:space="preserve">Type image clicker, sequence 1 </w:t>
            </w:r>
            <w:r w:rsidRPr="00397E41">
              <w:rPr>
                <w:rFonts w:ascii="Helvetica" w:hAnsi="Helvetica"/>
              </w:rPr>
              <w:sym w:font="Wingdings" w:char="F0E8"/>
            </w:r>
            <w:r>
              <w:rPr>
                <w:rFonts w:ascii="Helvetica" w:hAnsi="Helvetica"/>
              </w:rPr>
              <w:t xml:space="preserve"> Type image geo clicker, sequence 2</w:t>
            </w:r>
          </w:p>
          <w:p w14:paraId="72AC50D4" w14:textId="77777777" w:rsidR="00397E41" w:rsidRDefault="00397E41" w:rsidP="007B2560">
            <w:pPr>
              <w:pStyle w:val="CellBase"/>
              <w:rPr>
                <w:rFonts w:ascii="Helvetica" w:hAnsi="Helvetica"/>
              </w:rPr>
            </w:pPr>
          </w:p>
          <w:p w14:paraId="42A1E9AE" w14:textId="6065FEFF" w:rsidR="00397E41" w:rsidRPr="00EB5F7A" w:rsidRDefault="00397E41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Type aerial clicker &amp; type video clicker  shouldn’t have event configur</w:t>
            </w:r>
            <w:r>
              <w:rPr>
                <w:rFonts w:ascii="Helvetica" w:hAnsi="Helvetica"/>
              </w:rPr>
              <w:t>a</w:t>
            </w:r>
            <w:r>
              <w:rPr>
                <w:rFonts w:ascii="Helvetica" w:hAnsi="Helvetica"/>
              </w:rPr>
              <w:t>tion at all</w:t>
            </w:r>
          </w:p>
        </w:tc>
        <w:tc>
          <w:tcPr>
            <w:tcW w:w="1080" w:type="dxa"/>
          </w:tcPr>
          <w:p w14:paraId="588E9D96" w14:textId="77777777" w:rsidR="003B5B6E" w:rsidRPr="00F00521" w:rsidRDefault="003B5B6E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72407A7A" w14:textId="43F459D9" w:rsidR="003B5B6E" w:rsidRPr="00F00521" w:rsidRDefault="00397E41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B5B6E" w:rsidRPr="00F00521" w14:paraId="360EF0E9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6D71F5B1" w14:textId="1027B22D" w:rsidR="003B5B6E" w:rsidRPr="00F00521" w:rsidRDefault="00397E41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.11</w:t>
            </w:r>
          </w:p>
        </w:tc>
        <w:tc>
          <w:tcPr>
            <w:tcW w:w="6686" w:type="dxa"/>
          </w:tcPr>
          <w:p w14:paraId="47EB6F14" w14:textId="5DEB21BE" w:rsidR="003B5B6E" w:rsidRPr="00EB5F7A" w:rsidRDefault="00397E41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Style configuration is for map display &amp; geo clickers only</w:t>
            </w:r>
          </w:p>
        </w:tc>
        <w:tc>
          <w:tcPr>
            <w:tcW w:w="1080" w:type="dxa"/>
          </w:tcPr>
          <w:p w14:paraId="2E111BC6" w14:textId="77777777" w:rsidR="003B5B6E" w:rsidRPr="00F00521" w:rsidRDefault="003B5B6E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616335AC" w14:textId="207A551C" w:rsidR="003B5B6E" w:rsidRPr="00F00521" w:rsidRDefault="00397E41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  <w:tr w:rsidR="003B5B6E" w:rsidRPr="00F00521" w14:paraId="33E9A1D4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A721DB9" w14:textId="101FD9E8" w:rsidR="003B5B6E" w:rsidRPr="00F00521" w:rsidRDefault="00397E41" w:rsidP="00793B0B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.12</w:t>
            </w:r>
          </w:p>
        </w:tc>
        <w:tc>
          <w:tcPr>
            <w:tcW w:w="6686" w:type="dxa"/>
          </w:tcPr>
          <w:p w14:paraId="06EB47BC" w14:textId="1AD5E5BB" w:rsidR="003B5B6E" w:rsidRPr="00EB5F7A" w:rsidRDefault="00241C66" w:rsidP="007B2560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Apply some validation of business logic. For example, text clicker can have only one text geo clicker.</w:t>
            </w:r>
          </w:p>
        </w:tc>
        <w:tc>
          <w:tcPr>
            <w:tcW w:w="1080" w:type="dxa"/>
          </w:tcPr>
          <w:p w14:paraId="0B2B9ECA" w14:textId="77777777" w:rsidR="003B5B6E" w:rsidRPr="00F00521" w:rsidRDefault="003B5B6E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2377544C" w14:textId="1ADB0683" w:rsidR="003B5B6E" w:rsidRPr="00F00521" w:rsidRDefault="00241C66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  <w:bookmarkStart w:id="19" w:name="_GoBack"/>
            <w:bookmarkEnd w:id="19"/>
          </w:p>
        </w:tc>
      </w:tr>
      <w:tr w:rsidR="00552E8A" w:rsidRPr="00F00521" w14:paraId="0CC2AE67" w14:textId="77777777" w:rsidTr="002A7F51">
        <w:trPr>
          <w:cantSplit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10D586A" w14:textId="5FCE89A5" w:rsidR="00552E8A" w:rsidRPr="00F00521" w:rsidRDefault="00552E8A" w:rsidP="00793B0B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6686" w:type="dxa"/>
          </w:tcPr>
          <w:p w14:paraId="2805BE64" w14:textId="77777777" w:rsidR="00552E8A" w:rsidRPr="00EB5F7A" w:rsidRDefault="00552E8A" w:rsidP="007B2560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1080" w:type="dxa"/>
          </w:tcPr>
          <w:p w14:paraId="7F65BABF" w14:textId="77777777" w:rsidR="00552E8A" w:rsidRPr="00F00521" w:rsidRDefault="00552E8A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810" w:type="dxa"/>
          </w:tcPr>
          <w:p w14:paraId="7CBA28F8" w14:textId="77777777" w:rsidR="00552E8A" w:rsidRPr="00F00521" w:rsidRDefault="00552E8A" w:rsidP="00793B0B">
            <w:pPr>
              <w:pStyle w:val="CellBase"/>
              <w:rPr>
                <w:rFonts w:ascii="Helvetica" w:hAnsi="Helvetica"/>
              </w:rPr>
            </w:pPr>
          </w:p>
        </w:tc>
      </w:tr>
    </w:tbl>
    <w:p w14:paraId="0171D653" w14:textId="77777777" w:rsidR="00D52620" w:rsidRPr="00F00521" w:rsidRDefault="00D52620" w:rsidP="00D52620">
      <w:pPr>
        <w:rPr>
          <w:rFonts w:ascii="Helvetica" w:hAnsi="Helvetica"/>
        </w:rPr>
      </w:pPr>
    </w:p>
    <w:p w14:paraId="2EFCBA6A" w14:textId="040DA499" w:rsidR="00D37926" w:rsidRDefault="001443A5" w:rsidP="00760DB3">
      <w:pPr>
        <w:pStyle w:val="Heading2"/>
        <w:rPr>
          <w:rFonts w:ascii="Helvetica" w:hAnsi="Helvetica"/>
        </w:rPr>
      </w:pPr>
      <w:bookmarkStart w:id="20" w:name="_Toc309464504"/>
      <w:r>
        <w:rPr>
          <w:rFonts w:ascii="Helvetica" w:hAnsi="Helvetica"/>
        </w:rPr>
        <w:t>Domain Model</w:t>
      </w:r>
      <w:bookmarkEnd w:id="20"/>
    </w:p>
    <w:p w14:paraId="07696CCD" w14:textId="1B34739B" w:rsidR="004A33AA" w:rsidRPr="00F00521" w:rsidRDefault="004A33AA" w:rsidP="00D37926">
      <w:pPr>
        <w:rPr>
          <w:rFonts w:ascii="Helvetica" w:hAnsi="Helvetica"/>
        </w:rPr>
      </w:pPr>
    </w:p>
    <w:p w14:paraId="582DFA49" w14:textId="5D18C155" w:rsidR="002E057A" w:rsidRPr="002E057A" w:rsidRDefault="002E057A" w:rsidP="00EA2F83"/>
    <w:p w14:paraId="230F3552" w14:textId="7925D632" w:rsidR="005F466F" w:rsidRDefault="005F466F" w:rsidP="00760DB3">
      <w:pPr>
        <w:pStyle w:val="Heading2"/>
        <w:rPr>
          <w:rFonts w:ascii="Helvetica" w:hAnsi="Helvetica"/>
        </w:rPr>
      </w:pPr>
      <w:bookmarkStart w:id="21" w:name="_Toc309464505"/>
      <w:r>
        <w:rPr>
          <w:rFonts w:ascii="Helvetica" w:hAnsi="Helvetica"/>
        </w:rPr>
        <w:t>UI</w:t>
      </w:r>
      <w:bookmarkEnd w:id="21"/>
    </w:p>
    <w:p w14:paraId="05250207" w14:textId="47516191" w:rsidR="00893E32" w:rsidRDefault="00893E32" w:rsidP="005F466F">
      <w:r>
        <w:rPr>
          <w:noProof/>
          <w:lang w:eastAsia="en-US"/>
        </w:rPr>
        <w:drawing>
          <wp:inline distT="0" distB="0" distL="0" distR="0" wp14:anchorId="5AC10E74" wp14:editId="3ED84D36">
            <wp:extent cx="5402368" cy="3723647"/>
            <wp:effectExtent l="0" t="0" r="8255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1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743" cy="37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68B5" w14:textId="3EDE7F22" w:rsidR="00893E32" w:rsidRDefault="00893E32" w:rsidP="005F466F">
      <w:r>
        <w:rPr>
          <w:noProof/>
          <w:lang w:eastAsia="en-US"/>
        </w:rPr>
        <w:drawing>
          <wp:inline distT="0" distB="0" distL="0" distR="0" wp14:anchorId="78C006BA" wp14:editId="15C38887">
            <wp:extent cx="6126480" cy="4531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2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565F" w14:textId="77777777" w:rsidR="00893E32" w:rsidRDefault="00893E32" w:rsidP="005F466F"/>
    <w:p w14:paraId="43533E3F" w14:textId="558A33CB" w:rsidR="00893E32" w:rsidRDefault="00893E32" w:rsidP="005F466F">
      <w:r>
        <w:rPr>
          <w:noProof/>
          <w:lang w:eastAsia="en-US"/>
        </w:rPr>
        <w:drawing>
          <wp:inline distT="0" distB="0" distL="0" distR="0" wp14:anchorId="31F1C5B1" wp14:editId="2FF097E0">
            <wp:extent cx="6126480" cy="4156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42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4937" w14:textId="77777777" w:rsidR="00893E32" w:rsidRDefault="00893E32" w:rsidP="005F466F"/>
    <w:p w14:paraId="4BA883FB" w14:textId="077D2912" w:rsidR="00893E32" w:rsidRDefault="00893E32" w:rsidP="005F466F">
      <w:r>
        <w:rPr>
          <w:noProof/>
          <w:lang w:eastAsia="en-US"/>
        </w:rPr>
        <w:drawing>
          <wp:inline distT="0" distB="0" distL="0" distR="0" wp14:anchorId="679D4B8A" wp14:editId="609F4C3F">
            <wp:extent cx="6126480" cy="4071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8.5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419" w14:textId="77777777" w:rsidR="00893E32" w:rsidRDefault="00893E32" w:rsidP="005F466F"/>
    <w:p w14:paraId="71D30C8B" w14:textId="1DC7DCCB" w:rsidR="00893E32" w:rsidRDefault="00893E32" w:rsidP="005F466F">
      <w:r>
        <w:rPr>
          <w:noProof/>
          <w:lang w:eastAsia="en-US"/>
        </w:rPr>
        <w:drawing>
          <wp:inline distT="0" distB="0" distL="0" distR="0" wp14:anchorId="176E2B12" wp14:editId="08F13D2A">
            <wp:extent cx="6126480" cy="4143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9.0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B2CC" w14:textId="77777777" w:rsidR="00893E32" w:rsidRDefault="00893E32" w:rsidP="005F466F"/>
    <w:p w14:paraId="068A1BCC" w14:textId="23357324" w:rsidR="00893E32" w:rsidRPr="005F466F" w:rsidRDefault="00893E32" w:rsidP="005F466F">
      <w:r>
        <w:rPr>
          <w:noProof/>
          <w:lang w:eastAsia="en-US"/>
        </w:rPr>
        <w:drawing>
          <wp:inline distT="0" distB="0" distL="0" distR="0" wp14:anchorId="548EF13C" wp14:editId="6EE9878F">
            <wp:extent cx="6126480" cy="42938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11-18 at 11.09.1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A1BA" w14:textId="77777777" w:rsidR="00D8266D" w:rsidRDefault="00D8266D" w:rsidP="00760DB3">
      <w:pPr>
        <w:pStyle w:val="Heading2"/>
        <w:rPr>
          <w:rFonts w:ascii="Helvetica" w:hAnsi="Helvetica"/>
        </w:rPr>
      </w:pPr>
      <w:bookmarkStart w:id="22" w:name="_Toc309464506"/>
      <w:r w:rsidRPr="00F00521">
        <w:rPr>
          <w:rFonts w:ascii="Helvetica" w:hAnsi="Helvetica"/>
        </w:rPr>
        <w:t>Non-functional</w:t>
      </w:r>
      <w:bookmarkEnd w:id="22"/>
    </w:p>
    <w:p w14:paraId="29C4220A" w14:textId="77777777" w:rsidR="00893E32" w:rsidRPr="00893E32" w:rsidRDefault="00893E32" w:rsidP="00893E32"/>
    <w:p w14:paraId="256C51AF" w14:textId="77777777" w:rsidR="00DB7245" w:rsidRPr="00F00521" w:rsidRDefault="00DB7245" w:rsidP="00760DB3">
      <w:pPr>
        <w:pStyle w:val="Heading3"/>
        <w:rPr>
          <w:rFonts w:ascii="Helvetica" w:hAnsi="Helvetica"/>
        </w:rPr>
      </w:pPr>
      <w:bookmarkStart w:id="23" w:name="_Toc309464507"/>
      <w:r w:rsidRPr="00F00521">
        <w:rPr>
          <w:rFonts w:ascii="Helvetica" w:hAnsi="Helvetica"/>
        </w:rPr>
        <w:t>Security</w:t>
      </w:r>
      <w:bookmarkEnd w:id="23"/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956"/>
        <w:gridCol w:w="990"/>
        <w:gridCol w:w="630"/>
      </w:tblGrid>
      <w:tr w:rsidR="000D5534" w:rsidRPr="00F00521" w14:paraId="16E56987" w14:textId="77777777" w:rsidTr="000D5534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47867CD1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956" w:type="dxa"/>
            <w:tcBorders>
              <w:left w:val="single" w:sz="4" w:space="0" w:color="auto"/>
            </w:tcBorders>
            <w:shd w:val="clear" w:color="auto" w:fill="D9D9D9"/>
          </w:tcPr>
          <w:p w14:paraId="0D6F3A64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Requirement</w:t>
            </w:r>
          </w:p>
        </w:tc>
        <w:tc>
          <w:tcPr>
            <w:tcW w:w="990" w:type="dxa"/>
            <w:shd w:val="clear" w:color="auto" w:fill="D9D9D9"/>
          </w:tcPr>
          <w:p w14:paraId="7F1FC758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Source</w:t>
            </w:r>
          </w:p>
        </w:tc>
        <w:tc>
          <w:tcPr>
            <w:tcW w:w="630" w:type="dxa"/>
            <w:shd w:val="clear" w:color="auto" w:fill="D9D9D9"/>
          </w:tcPr>
          <w:p w14:paraId="012F83F1" w14:textId="77777777" w:rsidR="000D5534" w:rsidRPr="00F00521" w:rsidRDefault="000D5534" w:rsidP="00793B0B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Cat</w:t>
            </w:r>
          </w:p>
        </w:tc>
      </w:tr>
      <w:tr w:rsidR="000D5534" w:rsidRPr="00F00521" w14:paraId="0B8D5794" w14:textId="77777777" w:rsidTr="00784CB4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7A0E23A0" w14:textId="77777777" w:rsidR="000D5534" w:rsidRPr="00F00521" w:rsidRDefault="004D76F2" w:rsidP="00793B0B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956" w:type="dxa"/>
          </w:tcPr>
          <w:p w14:paraId="0B79B6B0" w14:textId="4C28D2E9" w:rsidR="000D5534" w:rsidRPr="00994735" w:rsidRDefault="000A5EFE" w:rsidP="00793B0B">
            <w:pPr>
              <w:pStyle w:val="CellBase"/>
              <w:rPr>
                <w:rFonts w:ascii="Helvetica" w:hAnsi="Helvetica"/>
                <w:i/>
              </w:rPr>
            </w:pPr>
            <w:r>
              <w:rPr>
                <w:rFonts w:ascii="Helvetica" w:hAnsi="Helvetica"/>
                <w:i/>
              </w:rPr>
              <w:t>SSO login</w:t>
            </w:r>
          </w:p>
        </w:tc>
        <w:tc>
          <w:tcPr>
            <w:tcW w:w="990" w:type="dxa"/>
          </w:tcPr>
          <w:p w14:paraId="57623C0D" w14:textId="77777777" w:rsidR="000D5534" w:rsidRPr="00F00521" w:rsidRDefault="000D5534" w:rsidP="00793B0B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630" w:type="dxa"/>
          </w:tcPr>
          <w:p w14:paraId="6EA6AED0" w14:textId="3BF5ECF9" w:rsidR="000D5534" w:rsidRPr="00F00521" w:rsidRDefault="00994735" w:rsidP="00793B0B">
            <w:pPr>
              <w:pStyle w:val="CellBase"/>
              <w:rPr>
                <w:rFonts w:ascii="Helvetica" w:hAnsi="Helvetica"/>
              </w:rPr>
            </w:pPr>
            <w:r>
              <w:rPr>
                <w:rFonts w:ascii="Helvetica" w:hAnsi="Helvetica"/>
              </w:rPr>
              <w:t>M</w:t>
            </w:r>
          </w:p>
        </w:tc>
      </w:tr>
    </w:tbl>
    <w:p w14:paraId="48657F8A" w14:textId="366DEA9C" w:rsidR="00DC407E" w:rsidRPr="00F00521" w:rsidRDefault="00BF4CBF" w:rsidP="00DC407E">
      <w:pPr>
        <w:pStyle w:val="Heading3"/>
        <w:rPr>
          <w:rFonts w:ascii="Helvetica" w:hAnsi="Helvetica"/>
        </w:rPr>
      </w:pPr>
      <w:bookmarkStart w:id="24" w:name="_Toc309464508"/>
      <w:r w:rsidRPr="00F00521">
        <w:rPr>
          <w:rFonts w:ascii="Helvetica" w:hAnsi="Helvetica"/>
        </w:rPr>
        <w:t>QA/</w:t>
      </w:r>
      <w:r w:rsidR="00DC407E" w:rsidRPr="00F00521">
        <w:rPr>
          <w:rFonts w:ascii="Helvetica" w:hAnsi="Helvetica"/>
        </w:rPr>
        <w:t>Testing</w:t>
      </w:r>
      <w:bookmarkEnd w:id="24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62"/>
        <w:gridCol w:w="6884"/>
        <w:gridCol w:w="1701"/>
      </w:tblGrid>
      <w:tr w:rsidR="00690017" w:rsidRPr="00F00521" w14:paraId="1D20F4A4" w14:textId="77777777" w:rsidTr="009B396F">
        <w:trPr>
          <w:cantSplit/>
          <w:tblHeader/>
        </w:trPr>
        <w:tc>
          <w:tcPr>
            <w:tcW w:w="1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0ED625D5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</w:rPr>
            </w:pPr>
            <w:r w:rsidRPr="00F00521">
              <w:rPr>
                <w:rFonts w:ascii="Helvetica" w:hAnsi="Helvetica"/>
                <w:b/>
                <w:sz w:val="18"/>
              </w:rPr>
              <w:t>ID</w:t>
            </w:r>
          </w:p>
        </w:tc>
        <w:tc>
          <w:tcPr>
            <w:tcW w:w="6884" w:type="dxa"/>
            <w:tcBorders>
              <w:left w:val="single" w:sz="4" w:space="0" w:color="auto"/>
            </w:tcBorders>
            <w:shd w:val="clear" w:color="auto" w:fill="D9D9D9"/>
          </w:tcPr>
          <w:p w14:paraId="4876115A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  <w:sz w:val="18"/>
                <w:szCs w:val="18"/>
              </w:rPr>
              <w:t>Use Case</w:t>
            </w:r>
          </w:p>
        </w:tc>
        <w:tc>
          <w:tcPr>
            <w:tcW w:w="1701" w:type="dxa"/>
            <w:shd w:val="clear" w:color="auto" w:fill="D9D9D9"/>
          </w:tcPr>
          <w:p w14:paraId="748493A4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</w:rPr>
              <w:t>Date/Status</w:t>
            </w:r>
          </w:p>
        </w:tc>
      </w:tr>
      <w:tr w:rsidR="00690017" w:rsidRPr="00F00521" w14:paraId="1EDE6934" w14:textId="77777777" w:rsidTr="009B396F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1455E703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.1</w:t>
            </w:r>
          </w:p>
        </w:tc>
        <w:tc>
          <w:tcPr>
            <w:tcW w:w="6884" w:type="dxa"/>
          </w:tcPr>
          <w:p w14:paraId="3E8C10BE" w14:textId="7F7175B8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  <w:tc>
          <w:tcPr>
            <w:tcW w:w="1701" w:type="dxa"/>
          </w:tcPr>
          <w:p w14:paraId="0DEED7ED" w14:textId="77777777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</w:tr>
      <w:tr w:rsidR="00690017" w:rsidRPr="00F00521" w14:paraId="7CACEF25" w14:textId="77777777" w:rsidTr="009B396F">
        <w:trPr>
          <w:cantSplit/>
          <w:trHeight w:val="566"/>
        </w:trPr>
        <w:tc>
          <w:tcPr>
            <w:tcW w:w="1162" w:type="dxa"/>
            <w:tcBorders>
              <w:top w:val="single" w:sz="4" w:space="0" w:color="auto"/>
              <w:bottom w:val="single" w:sz="4" w:space="0" w:color="auto"/>
            </w:tcBorders>
          </w:tcPr>
          <w:p w14:paraId="5576BC04" w14:textId="77777777" w:rsidR="00690017" w:rsidRPr="00F00521" w:rsidRDefault="00690017" w:rsidP="009B396F">
            <w:pPr>
              <w:pStyle w:val="CellBase"/>
              <w:rPr>
                <w:rFonts w:ascii="Helvetica" w:hAnsi="Helvetica"/>
                <w:bCs/>
              </w:rPr>
            </w:pPr>
            <w:r w:rsidRPr="00F00521">
              <w:rPr>
                <w:rFonts w:ascii="Helvetica" w:hAnsi="Helvetica"/>
                <w:bCs/>
              </w:rPr>
              <w:t>2.</w:t>
            </w:r>
          </w:p>
        </w:tc>
        <w:tc>
          <w:tcPr>
            <w:tcW w:w="6884" w:type="dxa"/>
          </w:tcPr>
          <w:p w14:paraId="4717D446" w14:textId="3EBE2248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  <w:tc>
          <w:tcPr>
            <w:tcW w:w="1701" w:type="dxa"/>
          </w:tcPr>
          <w:p w14:paraId="78374DB4" w14:textId="1F360989" w:rsidR="00690017" w:rsidRPr="00F00521" w:rsidRDefault="00690017" w:rsidP="009B396F">
            <w:pPr>
              <w:pStyle w:val="CellBase"/>
              <w:rPr>
                <w:rFonts w:ascii="Helvetica" w:hAnsi="Helvetica" w:cstheme="minorBidi"/>
                <w:sz w:val="18"/>
                <w:szCs w:val="18"/>
              </w:rPr>
            </w:pPr>
          </w:p>
        </w:tc>
      </w:tr>
    </w:tbl>
    <w:p w14:paraId="1DD8E65D" w14:textId="77777777" w:rsidR="008A1BB0" w:rsidRPr="00F00521" w:rsidRDefault="008A1BB0" w:rsidP="00DC407E">
      <w:pPr>
        <w:pStyle w:val="Heading1"/>
        <w:numPr>
          <w:ilvl w:val="0"/>
          <w:numId w:val="0"/>
        </w:numPr>
        <w:rPr>
          <w:rFonts w:ascii="Helvetica" w:hAnsi="Helvetica"/>
        </w:rPr>
      </w:pPr>
      <w:bookmarkStart w:id="25" w:name="_Toc309464509"/>
      <w:r w:rsidRPr="00F00521">
        <w:rPr>
          <w:rFonts w:ascii="Helvetica" w:hAnsi="Helvetica"/>
        </w:rPr>
        <w:t>Issues/Questions</w:t>
      </w:r>
      <w:bookmarkEnd w:id="25"/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22"/>
        <w:gridCol w:w="5816"/>
        <w:gridCol w:w="2610"/>
      </w:tblGrid>
      <w:tr w:rsidR="009B198C" w:rsidRPr="00F00521" w14:paraId="4F1A196F" w14:textId="77777777" w:rsidTr="003853CA">
        <w:trPr>
          <w:tblHeader/>
        </w:trPr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bottom"/>
          </w:tcPr>
          <w:p w14:paraId="250A44AC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Issue #</w:t>
            </w:r>
          </w:p>
        </w:tc>
        <w:tc>
          <w:tcPr>
            <w:tcW w:w="0" w:type="auto"/>
            <w:tcBorders>
              <w:left w:val="single" w:sz="4" w:space="0" w:color="auto"/>
            </w:tcBorders>
            <w:shd w:val="clear" w:color="auto" w:fill="D9D9D9"/>
            <w:vAlign w:val="bottom"/>
          </w:tcPr>
          <w:p w14:paraId="15F935E8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  <w:sz w:val="18"/>
                <w:szCs w:val="18"/>
              </w:rPr>
            </w:pPr>
            <w:r w:rsidRPr="00F00521">
              <w:rPr>
                <w:rFonts w:ascii="Helvetica" w:hAnsi="Helvetica"/>
                <w:b/>
              </w:rPr>
              <w:t>Issue/Resolution Description</w:t>
            </w:r>
          </w:p>
        </w:tc>
        <w:tc>
          <w:tcPr>
            <w:tcW w:w="2610" w:type="dxa"/>
            <w:tcBorders>
              <w:left w:val="single" w:sz="4" w:space="0" w:color="auto"/>
            </w:tcBorders>
            <w:shd w:val="clear" w:color="auto" w:fill="D9D9D9"/>
            <w:vAlign w:val="bottom"/>
          </w:tcPr>
          <w:p w14:paraId="1495BA55" w14:textId="77777777" w:rsidR="009B198C" w:rsidRPr="00F00521" w:rsidRDefault="009B198C" w:rsidP="00A90E28">
            <w:pPr>
              <w:pStyle w:val="CellBase"/>
              <w:jc w:val="center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Date/Status</w:t>
            </w:r>
          </w:p>
        </w:tc>
      </w:tr>
      <w:tr w:rsidR="009B198C" w:rsidRPr="00F00521" w14:paraId="25E5F5A5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374E86E6" w14:textId="77777777" w:rsidR="009B198C" w:rsidRPr="00F00521" w:rsidRDefault="009B198C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A99FBA5" w14:textId="77777777" w:rsidR="00C538AA" w:rsidRPr="00F00521" w:rsidRDefault="00C538AA" w:rsidP="00B2011E">
            <w:pPr>
              <w:pStyle w:val="CellBase"/>
              <w:ind w:left="720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6057DDD4" w14:textId="77777777" w:rsidR="00784CB4" w:rsidRPr="00F00521" w:rsidRDefault="00784CB4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0844FDFD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020D7670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98562B4" w14:textId="77777777" w:rsidR="00784CB4" w:rsidRPr="00F00521" w:rsidRDefault="00784CB4" w:rsidP="00F56DF8">
            <w:pPr>
              <w:pStyle w:val="CellBase"/>
              <w:rPr>
                <w:rFonts w:ascii="Helvetica" w:hAnsi="Helvetica"/>
              </w:rPr>
            </w:pPr>
          </w:p>
          <w:p w14:paraId="6D288030" w14:textId="77777777" w:rsidR="00784CB4" w:rsidRPr="00F00521" w:rsidRDefault="00784CB4" w:rsidP="00F56DF8">
            <w:pPr>
              <w:pStyle w:val="CellBase"/>
              <w:rPr>
                <w:rFonts w:ascii="Helvetica" w:hAnsi="Helvetica"/>
                <w:i/>
              </w:rPr>
            </w:pPr>
          </w:p>
        </w:tc>
        <w:tc>
          <w:tcPr>
            <w:tcW w:w="2610" w:type="dxa"/>
          </w:tcPr>
          <w:p w14:paraId="45CA9864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74927519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59D0753A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2D2E1341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5BA56EA4" w14:textId="77777777" w:rsidR="009D795A" w:rsidRPr="00F00521" w:rsidRDefault="009D795A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9D795A" w:rsidRPr="00F00521" w14:paraId="558AE4EB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31A33306" w14:textId="77777777" w:rsidR="009D795A" w:rsidRPr="00F00521" w:rsidRDefault="009D795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5CE9393B" w14:textId="77777777" w:rsidR="007B2560" w:rsidRPr="00F00521" w:rsidRDefault="007B2560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7A457448" w14:textId="77777777" w:rsidR="001B1306" w:rsidRPr="00F00521" w:rsidRDefault="001B1306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784CB4" w:rsidRPr="00F00521" w14:paraId="364A3B98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4C7CE177" w14:textId="77777777" w:rsidR="00784CB4" w:rsidRPr="00F00521" w:rsidRDefault="00784CB4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6DE260C1" w14:textId="77777777" w:rsidR="00DC407E" w:rsidRPr="00F00521" w:rsidRDefault="00DC407E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20A6B3BE" w14:textId="77777777" w:rsidR="00D76112" w:rsidRPr="00F00521" w:rsidRDefault="00D76112" w:rsidP="00F56DF8">
            <w:pPr>
              <w:pStyle w:val="CellBase"/>
              <w:rPr>
                <w:rFonts w:ascii="Helvetica" w:hAnsi="Helvetica"/>
              </w:rPr>
            </w:pPr>
          </w:p>
        </w:tc>
      </w:tr>
      <w:tr w:rsidR="00417BDA" w:rsidRPr="00F00521" w14:paraId="497BB60D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58DCF934" w14:textId="77777777" w:rsidR="00417BDA" w:rsidRPr="00F00521" w:rsidRDefault="00417BDA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30512891" w14:textId="77777777" w:rsidR="00417BDA" w:rsidRPr="00F00521" w:rsidRDefault="00417BDA" w:rsidP="00F56DF8">
            <w:pPr>
              <w:pStyle w:val="CellBase"/>
              <w:rPr>
                <w:rFonts w:ascii="Helvetica" w:hAnsi="Helvetica"/>
              </w:rPr>
            </w:pPr>
          </w:p>
        </w:tc>
        <w:tc>
          <w:tcPr>
            <w:tcW w:w="2610" w:type="dxa"/>
          </w:tcPr>
          <w:p w14:paraId="348E1300" w14:textId="77777777" w:rsidR="00417BDA" w:rsidRPr="00F00521" w:rsidRDefault="00417BDA" w:rsidP="00F56DF8">
            <w:pPr>
              <w:pStyle w:val="CellBase"/>
              <w:rPr>
                <w:rFonts w:ascii="Helvetica" w:hAnsi="Helvetica"/>
                <w:b/>
              </w:rPr>
            </w:pPr>
          </w:p>
        </w:tc>
      </w:tr>
      <w:tr w:rsidR="004C1F6E" w:rsidRPr="00F00521" w14:paraId="5CDA1A17" w14:textId="77777777" w:rsidTr="003853CA">
        <w:tc>
          <w:tcPr>
            <w:tcW w:w="1222" w:type="dxa"/>
            <w:tcBorders>
              <w:top w:val="single" w:sz="4" w:space="0" w:color="auto"/>
              <w:bottom w:val="single" w:sz="4" w:space="0" w:color="auto"/>
            </w:tcBorders>
          </w:tcPr>
          <w:p w14:paraId="2A03DC67" w14:textId="77777777" w:rsidR="004C1F6E" w:rsidRPr="00F00521" w:rsidRDefault="004C1F6E" w:rsidP="00F41219">
            <w:pPr>
              <w:pStyle w:val="CellBase"/>
              <w:numPr>
                <w:ilvl w:val="0"/>
                <w:numId w:val="5"/>
              </w:numPr>
              <w:rPr>
                <w:rFonts w:ascii="Helvetica" w:hAnsi="Helvetica"/>
              </w:rPr>
            </w:pPr>
          </w:p>
        </w:tc>
        <w:tc>
          <w:tcPr>
            <w:tcW w:w="0" w:type="auto"/>
          </w:tcPr>
          <w:p w14:paraId="712B206D" w14:textId="77777777" w:rsidR="004C1F6E" w:rsidRPr="00F00521" w:rsidRDefault="004C1F6E" w:rsidP="00F56DF8">
            <w:pPr>
              <w:pStyle w:val="CellBase"/>
              <w:rPr>
                <w:rFonts w:ascii="Helvetica" w:hAnsi="Helvetica"/>
                <w:i/>
              </w:rPr>
            </w:pPr>
          </w:p>
        </w:tc>
        <w:tc>
          <w:tcPr>
            <w:tcW w:w="2610" w:type="dxa"/>
          </w:tcPr>
          <w:p w14:paraId="1E87DA9A" w14:textId="77777777" w:rsidR="004C1F6E" w:rsidRPr="00F00521" w:rsidRDefault="004C1F6E" w:rsidP="00F56DF8">
            <w:pPr>
              <w:pStyle w:val="CellBase"/>
              <w:rPr>
                <w:rFonts w:ascii="Helvetica" w:hAnsi="Helvetica"/>
                <w:b/>
              </w:rPr>
            </w:pPr>
          </w:p>
        </w:tc>
      </w:tr>
    </w:tbl>
    <w:p w14:paraId="3627BD85" w14:textId="77777777" w:rsidR="005E312B" w:rsidRPr="00F00521" w:rsidRDefault="00CE12F3" w:rsidP="00760DB3">
      <w:pPr>
        <w:pStyle w:val="Heading1"/>
        <w:rPr>
          <w:rFonts w:ascii="Helvetica" w:hAnsi="Helvetica"/>
        </w:rPr>
      </w:pPr>
      <w:bookmarkStart w:id="26" w:name="_Toc309464510"/>
      <w:r w:rsidRPr="00F00521">
        <w:rPr>
          <w:rFonts w:ascii="Helvetica" w:hAnsi="Helvetica"/>
        </w:rPr>
        <w:t>R</w:t>
      </w:r>
      <w:r w:rsidR="005E312B" w:rsidRPr="00F00521">
        <w:rPr>
          <w:rFonts w:ascii="Helvetica" w:hAnsi="Helvetica"/>
        </w:rPr>
        <w:t>evision History</w:t>
      </w:r>
      <w:bookmarkEnd w:id="26"/>
    </w:p>
    <w:p w14:paraId="2D9E7700" w14:textId="77777777" w:rsidR="005E312B" w:rsidRPr="00F00521" w:rsidRDefault="005E312B" w:rsidP="00894838">
      <w:pPr>
        <w:pStyle w:val="BodyText"/>
        <w:rPr>
          <w:rFonts w:ascii="Helvetica" w:hAnsi="Helvetica"/>
        </w:rPr>
      </w:pPr>
      <w:r w:rsidRPr="00F00521">
        <w:rPr>
          <w:rFonts w:ascii="Helvetica" w:hAnsi="Helvetica"/>
        </w:rPr>
        <w:t>Changes to the text of this document are indicated by bars in the outside margin adjacent to the affected text.</w:t>
      </w: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72"/>
        <w:gridCol w:w="7776"/>
      </w:tblGrid>
      <w:tr w:rsidR="005E312B" w:rsidRPr="00F00521" w14:paraId="27E52133" w14:textId="77777777" w:rsidTr="001055A7">
        <w:trPr>
          <w:cantSplit/>
          <w:tblHeader/>
        </w:trPr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14:paraId="3348131E" w14:textId="77777777" w:rsidR="005E312B" w:rsidRPr="00F00521" w:rsidRDefault="005E312B" w:rsidP="005257A4">
            <w:pPr>
              <w:pStyle w:val="CellBase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Date</w:t>
            </w:r>
          </w:p>
        </w:tc>
        <w:tc>
          <w:tcPr>
            <w:tcW w:w="7776" w:type="dxa"/>
            <w:tcBorders>
              <w:left w:val="single" w:sz="4" w:space="0" w:color="auto"/>
            </w:tcBorders>
            <w:shd w:val="clear" w:color="auto" w:fill="D9D9D9"/>
          </w:tcPr>
          <w:p w14:paraId="6F1230C0" w14:textId="77777777" w:rsidR="005E312B" w:rsidRPr="00F00521" w:rsidRDefault="005E312B" w:rsidP="005257A4">
            <w:pPr>
              <w:pStyle w:val="CellBase"/>
              <w:rPr>
                <w:rFonts w:ascii="Helvetica" w:hAnsi="Helvetica"/>
                <w:b/>
              </w:rPr>
            </w:pPr>
            <w:r w:rsidRPr="00F00521">
              <w:rPr>
                <w:rFonts w:ascii="Helvetica" w:hAnsi="Helvetica"/>
                <w:b/>
              </w:rPr>
              <w:t>Change Description</w:t>
            </w:r>
          </w:p>
        </w:tc>
      </w:tr>
      <w:tr w:rsidR="004F6826" w:rsidRPr="00F00521" w14:paraId="7596C12C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65F06485" w14:textId="5C00DF05" w:rsidR="004F6826" w:rsidRPr="00F00521" w:rsidRDefault="00C33419" w:rsidP="005257A4">
            <w:pPr>
              <w:pStyle w:val="CellBase"/>
              <w:rPr>
                <w:rFonts w:ascii="Helvetica" w:hAnsi="Helvetica"/>
                <w:bCs/>
              </w:rPr>
            </w:pPr>
            <w:r>
              <w:rPr>
                <w:rFonts w:ascii="Helvetica" w:hAnsi="Helvetica"/>
                <w:bCs/>
              </w:rPr>
              <w:t>10/01/2015</w:t>
            </w:r>
          </w:p>
        </w:tc>
        <w:tc>
          <w:tcPr>
            <w:tcW w:w="7776" w:type="dxa"/>
          </w:tcPr>
          <w:p w14:paraId="524D2BD1" w14:textId="19F1F738" w:rsidR="004F6826" w:rsidRPr="00F00521" w:rsidRDefault="004F6826" w:rsidP="005257A4">
            <w:pPr>
              <w:pStyle w:val="CellBase"/>
              <w:rPr>
                <w:rFonts w:ascii="Helvetica" w:hAnsi="Helvetica"/>
              </w:rPr>
            </w:pPr>
            <w:r w:rsidRPr="00F00521">
              <w:rPr>
                <w:rFonts w:ascii="Helvetica" w:hAnsi="Helvetica"/>
              </w:rPr>
              <w:t>Initial draft.</w:t>
            </w:r>
          </w:p>
        </w:tc>
      </w:tr>
      <w:tr w:rsidR="004F6826" w:rsidRPr="00F00521" w14:paraId="2237D75F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6E578FD6" w14:textId="77777777" w:rsidR="004F6826" w:rsidRPr="00F00521" w:rsidRDefault="004F6826" w:rsidP="005257A4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7776" w:type="dxa"/>
          </w:tcPr>
          <w:p w14:paraId="3035FD01" w14:textId="77777777" w:rsidR="004F6826" w:rsidRPr="00F00521" w:rsidRDefault="004F6826" w:rsidP="005257A4">
            <w:pPr>
              <w:pStyle w:val="CellBase"/>
              <w:rPr>
                <w:rFonts w:ascii="Helvetica" w:hAnsi="Helvetica"/>
              </w:rPr>
            </w:pPr>
          </w:p>
        </w:tc>
      </w:tr>
      <w:tr w:rsidR="008931DC" w:rsidRPr="00F00521" w14:paraId="62E3F4FB" w14:textId="77777777" w:rsidTr="00552E8A">
        <w:trPr>
          <w:cantSplit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</w:tcPr>
          <w:p w14:paraId="1C37674A" w14:textId="77777777" w:rsidR="008931DC" w:rsidRPr="00F00521" w:rsidRDefault="008931DC" w:rsidP="005257A4">
            <w:pPr>
              <w:pStyle w:val="CellBase"/>
              <w:rPr>
                <w:rFonts w:ascii="Helvetica" w:hAnsi="Helvetica"/>
                <w:bCs/>
              </w:rPr>
            </w:pPr>
          </w:p>
        </w:tc>
        <w:tc>
          <w:tcPr>
            <w:tcW w:w="7776" w:type="dxa"/>
          </w:tcPr>
          <w:p w14:paraId="1482397C" w14:textId="75F382E8" w:rsidR="008931DC" w:rsidRPr="00F00521" w:rsidRDefault="008931DC" w:rsidP="005257A4">
            <w:pPr>
              <w:pStyle w:val="CellBase"/>
              <w:rPr>
                <w:rFonts w:ascii="Helvetica" w:hAnsi="Helvetica"/>
              </w:rPr>
            </w:pPr>
          </w:p>
        </w:tc>
      </w:tr>
    </w:tbl>
    <w:p w14:paraId="5E3A1E18" w14:textId="77777777" w:rsidR="00862220" w:rsidRPr="00F00521" w:rsidRDefault="00862220" w:rsidP="00D51F6C">
      <w:pPr>
        <w:pStyle w:val="BodyText"/>
        <w:rPr>
          <w:rFonts w:ascii="Helvetica" w:hAnsi="Helvetica"/>
        </w:rPr>
      </w:pPr>
    </w:p>
    <w:sectPr w:rsidR="00862220" w:rsidRPr="00F00521" w:rsidSect="00AC6B5D">
      <w:footerReference w:type="default" r:id="rId16"/>
      <w:pgSz w:w="12240" w:h="15840" w:code="1"/>
      <w:pgMar w:top="1080" w:right="1296" w:bottom="576" w:left="1296" w:header="0" w:footer="432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F4A69C" w14:textId="77777777" w:rsidR="00397E41" w:rsidRDefault="00397E41">
      <w:r>
        <w:separator/>
      </w:r>
    </w:p>
  </w:endnote>
  <w:endnote w:type="continuationSeparator" w:id="0">
    <w:p w14:paraId="52FA21BA" w14:textId="77777777" w:rsidR="00397E41" w:rsidRDefault="00397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Bookman Old Style">
    <w:panose1 w:val="02050604050505020204"/>
    <w:charset w:val="00"/>
    <w:family w:val="auto"/>
    <w:pitch w:val="variable"/>
    <w:sig w:usb0="00000003" w:usb1="00000000" w:usb2="00000000" w:usb3="00000000" w:csb0="00000001" w:csb1="00000000"/>
  </w:font>
  <w:font w:name="Lucida Sans">
    <w:panose1 w:val="020B0602030504020204"/>
    <w:charset w:val="00"/>
    <w:family w:val="auto"/>
    <w:pitch w:val="variable"/>
    <w:sig w:usb0="00000003" w:usb1="00000000" w:usb2="00000000" w:usb3="00000000" w:csb0="00000001" w:csb1="00000000"/>
  </w:font>
  <w:font w:name="Gill Sans MT Pro Book">
    <w:altName w:val="Avenir Book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charset w:val="80"/>
    <w:family w:val="modern"/>
    <w:pitch w:val="fixed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2F9404" w14:textId="77777777" w:rsidR="00397E41" w:rsidRPr="007B589E" w:rsidRDefault="00397E41" w:rsidP="00842D31">
    <w:pPr>
      <w:pStyle w:val="Footer"/>
      <w:jc w:val="left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241C66">
      <w:rPr>
        <w:noProof/>
      </w:rPr>
      <w:t>8</w:t>
    </w:r>
    <w:r>
      <w:fldChar w:fldCharType="end"/>
    </w:r>
    <w:r>
      <w:t xml:space="preserve"> of </w:t>
    </w:r>
    <w:fldSimple w:instr=" SECTIONPAGES ">
      <w:r w:rsidR="00241C66">
        <w:rPr>
          <w:noProof/>
        </w:rPr>
        <w:t>10</w:t>
      </w:r>
    </w:fldSimple>
  </w:p>
  <w:p w14:paraId="1A4E6633" w14:textId="77777777" w:rsidR="00397E41" w:rsidRDefault="00397E41" w:rsidP="004E4C2D">
    <w:pPr>
      <w:pStyle w:val="Footer"/>
      <w:ind w:hanging="900"/>
    </w:pPr>
  </w:p>
  <w:p w14:paraId="4CB37909" w14:textId="77777777" w:rsidR="00397E41" w:rsidRPr="007B589E" w:rsidRDefault="00397E41" w:rsidP="004E4C2D">
    <w:pPr>
      <w:pStyle w:val="Footer"/>
      <w:ind w:hanging="108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E00EC82" w14:textId="77777777" w:rsidR="00397E41" w:rsidRDefault="00397E41">
      <w:r>
        <w:separator/>
      </w:r>
    </w:p>
  </w:footnote>
  <w:footnote w:type="continuationSeparator" w:id="0">
    <w:p w14:paraId="0ED27F5B" w14:textId="77777777" w:rsidR="00397E41" w:rsidRDefault="00397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922A05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FB"/>
    <w:multiLevelType w:val="multilevel"/>
    <w:tmpl w:val="8972691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3197B6D"/>
    <w:multiLevelType w:val="hybridMultilevel"/>
    <w:tmpl w:val="D0165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2A1DD2"/>
    <w:multiLevelType w:val="hybridMultilevel"/>
    <w:tmpl w:val="90742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66B6552"/>
    <w:multiLevelType w:val="hybridMultilevel"/>
    <w:tmpl w:val="A3BCE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DA4E78"/>
    <w:multiLevelType w:val="hybridMultilevel"/>
    <w:tmpl w:val="2A208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9920D3"/>
    <w:multiLevelType w:val="hybridMultilevel"/>
    <w:tmpl w:val="07BAE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3F0E06"/>
    <w:multiLevelType w:val="hybridMultilevel"/>
    <w:tmpl w:val="7382E3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B496646"/>
    <w:multiLevelType w:val="hybridMultilevel"/>
    <w:tmpl w:val="6CE60A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F3521F"/>
    <w:multiLevelType w:val="hybridMultilevel"/>
    <w:tmpl w:val="EF0C2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6FA0880"/>
    <w:multiLevelType w:val="hybridMultilevel"/>
    <w:tmpl w:val="7CC051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9E5E7A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D8032F7"/>
    <w:multiLevelType w:val="hybridMultilevel"/>
    <w:tmpl w:val="9FF89A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27D2347"/>
    <w:multiLevelType w:val="hybridMultilevel"/>
    <w:tmpl w:val="48ECF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E255EC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45299E"/>
    <w:multiLevelType w:val="hybridMultilevel"/>
    <w:tmpl w:val="7DF24D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9215D0"/>
    <w:multiLevelType w:val="hybridMultilevel"/>
    <w:tmpl w:val="2A2083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C390C2B"/>
    <w:multiLevelType w:val="hybridMultilevel"/>
    <w:tmpl w:val="FD9622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C94D83"/>
    <w:multiLevelType w:val="multilevel"/>
    <w:tmpl w:val="FAD09DFE"/>
    <w:styleLink w:val="StyleOutlinenumberedArial14ptBoldItalic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Verdana" w:hAnsi="Verdana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ascii="Arial" w:hAnsi="Arial"/>
        <w:b/>
        <w:bCs/>
        <w:i/>
        <w:iCs/>
        <w:sz w:val="28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9">
    <w:nsid w:val="5CBE3127"/>
    <w:multiLevelType w:val="hybridMultilevel"/>
    <w:tmpl w:val="CB901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A41F13"/>
    <w:multiLevelType w:val="hybridMultilevel"/>
    <w:tmpl w:val="53903A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AC6EAC"/>
    <w:multiLevelType w:val="multilevel"/>
    <w:tmpl w:val="2248A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3FB56BD"/>
    <w:multiLevelType w:val="hybridMultilevel"/>
    <w:tmpl w:val="C71AA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B70322"/>
    <w:multiLevelType w:val="hybridMultilevel"/>
    <w:tmpl w:val="8342E6D2"/>
    <w:lvl w:ilvl="0" w:tplc="AECE94C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4">
    <w:nsid w:val="682F19C4"/>
    <w:multiLevelType w:val="hybridMultilevel"/>
    <w:tmpl w:val="70B06822"/>
    <w:lvl w:ilvl="0" w:tplc="4E86F474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91175BE"/>
    <w:multiLevelType w:val="hybridMultilevel"/>
    <w:tmpl w:val="5A061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841D62"/>
    <w:multiLevelType w:val="hybridMultilevel"/>
    <w:tmpl w:val="ECCAB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D937F48"/>
    <w:multiLevelType w:val="hybridMultilevel"/>
    <w:tmpl w:val="47781C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63539F"/>
    <w:multiLevelType w:val="singleLevel"/>
    <w:tmpl w:val="9C26DABA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>
    <w:nsid w:val="75057F9C"/>
    <w:multiLevelType w:val="hybridMultilevel"/>
    <w:tmpl w:val="BDE0EC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75C51E4"/>
    <w:multiLevelType w:val="hybridMultilevel"/>
    <w:tmpl w:val="DA58F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D53A56"/>
    <w:multiLevelType w:val="hybridMultilevel"/>
    <w:tmpl w:val="909AF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8"/>
  </w:num>
  <w:num w:numId="3">
    <w:abstractNumId w:val="24"/>
  </w:num>
  <w:num w:numId="4">
    <w:abstractNumId w:val="18"/>
  </w:num>
  <w:num w:numId="5">
    <w:abstractNumId w:val="23"/>
  </w:num>
  <w:num w:numId="6">
    <w:abstractNumId w:val="13"/>
  </w:num>
  <w:num w:numId="7">
    <w:abstractNumId w:val="5"/>
  </w:num>
  <w:num w:numId="8">
    <w:abstractNumId w:val="15"/>
  </w:num>
  <w:num w:numId="9">
    <w:abstractNumId w:val="9"/>
  </w:num>
  <w:num w:numId="10">
    <w:abstractNumId w:val="31"/>
  </w:num>
  <w:num w:numId="11">
    <w:abstractNumId w:val="27"/>
  </w:num>
  <w:num w:numId="12">
    <w:abstractNumId w:val="8"/>
  </w:num>
  <w:num w:numId="13">
    <w:abstractNumId w:val="25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6"/>
  </w:num>
  <w:num w:numId="17">
    <w:abstractNumId w:val="17"/>
  </w:num>
  <w:num w:numId="18">
    <w:abstractNumId w:val="0"/>
  </w:num>
  <w:num w:numId="19">
    <w:abstractNumId w:val="12"/>
  </w:num>
  <w:num w:numId="20">
    <w:abstractNumId w:val="14"/>
  </w:num>
  <w:num w:numId="21">
    <w:abstractNumId w:val="29"/>
  </w:num>
  <w:num w:numId="22">
    <w:abstractNumId w:val="7"/>
  </w:num>
  <w:num w:numId="23">
    <w:abstractNumId w:val="11"/>
  </w:num>
  <w:num w:numId="24">
    <w:abstractNumId w:val="19"/>
  </w:num>
  <w:num w:numId="25">
    <w:abstractNumId w:val="20"/>
  </w:num>
  <w:num w:numId="26">
    <w:abstractNumId w:val="2"/>
  </w:num>
  <w:num w:numId="27">
    <w:abstractNumId w:val="6"/>
  </w:num>
  <w:num w:numId="28">
    <w:abstractNumId w:val="22"/>
  </w:num>
  <w:num w:numId="29">
    <w:abstractNumId w:val="21"/>
  </w:num>
  <w:num w:numId="30">
    <w:abstractNumId w:val="4"/>
  </w:num>
  <w:num w:numId="31">
    <w:abstractNumId w:val="10"/>
  </w:num>
  <w:num w:numId="32">
    <w:abstractNumId w:val="3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isplayBackgroundShape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7124"/>
    <w:rsid w:val="00016386"/>
    <w:rsid w:val="00021B50"/>
    <w:rsid w:val="00024A0A"/>
    <w:rsid w:val="00025768"/>
    <w:rsid w:val="000337E0"/>
    <w:rsid w:val="00043A33"/>
    <w:rsid w:val="00047841"/>
    <w:rsid w:val="00050318"/>
    <w:rsid w:val="0005099F"/>
    <w:rsid w:val="00056E5D"/>
    <w:rsid w:val="00072852"/>
    <w:rsid w:val="00076CD0"/>
    <w:rsid w:val="00077147"/>
    <w:rsid w:val="00080A56"/>
    <w:rsid w:val="00082038"/>
    <w:rsid w:val="00082BAB"/>
    <w:rsid w:val="00083231"/>
    <w:rsid w:val="00085AE8"/>
    <w:rsid w:val="00090AED"/>
    <w:rsid w:val="000931A4"/>
    <w:rsid w:val="000A0581"/>
    <w:rsid w:val="000A1691"/>
    <w:rsid w:val="000A3E28"/>
    <w:rsid w:val="000A5EFE"/>
    <w:rsid w:val="000A6DE8"/>
    <w:rsid w:val="000B6FB0"/>
    <w:rsid w:val="000B7954"/>
    <w:rsid w:val="000C3EE2"/>
    <w:rsid w:val="000C4006"/>
    <w:rsid w:val="000C67A6"/>
    <w:rsid w:val="000D1973"/>
    <w:rsid w:val="000D1A5E"/>
    <w:rsid w:val="000D5534"/>
    <w:rsid w:val="000E0084"/>
    <w:rsid w:val="000E2709"/>
    <w:rsid w:val="000E50BB"/>
    <w:rsid w:val="000E5325"/>
    <w:rsid w:val="000E716D"/>
    <w:rsid w:val="000F2F8D"/>
    <w:rsid w:val="001010F7"/>
    <w:rsid w:val="001025FC"/>
    <w:rsid w:val="00104567"/>
    <w:rsid w:val="001055A7"/>
    <w:rsid w:val="00113720"/>
    <w:rsid w:val="0012004F"/>
    <w:rsid w:val="0012268E"/>
    <w:rsid w:val="00124483"/>
    <w:rsid w:val="00125684"/>
    <w:rsid w:val="00127CF5"/>
    <w:rsid w:val="00133D71"/>
    <w:rsid w:val="00134FCE"/>
    <w:rsid w:val="00142401"/>
    <w:rsid w:val="00142FE8"/>
    <w:rsid w:val="001443A5"/>
    <w:rsid w:val="0015163B"/>
    <w:rsid w:val="00152704"/>
    <w:rsid w:val="0015503F"/>
    <w:rsid w:val="001566AC"/>
    <w:rsid w:val="00156F37"/>
    <w:rsid w:val="00157A14"/>
    <w:rsid w:val="00160727"/>
    <w:rsid w:val="001607D7"/>
    <w:rsid w:val="0016266E"/>
    <w:rsid w:val="00165B81"/>
    <w:rsid w:val="00166C1A"/>
    <w:rsid w:val="001711F3"/>
    <w:rsid w:val="00173C80"/>
    <w:rsid w:val="00175081"/>
    <w:rsid w:val="00177B4F"/>
    <w:rsid w:val="00180765"/>
    <w:rsid w:val="00194E2B"/>
    <w:rsid w:val="001959E8"/>
    <w:rsid w:val="00197CFF"/>
    <w:rsid w:val="001A35BD"/>
    <w:rsid w:val="001A3786"/>
    <w:rsid w:val="001B118B"/>
    <w:rsid w:val="001B1306"/>
    <w:rsid w:val="001B25F6"/>
    <w:rsid w:val="001C0F08"/>
    <w:rsid w:val="001C6A31"/>
    <w:rsid w:val="001D2203"/>
    <w:rsid w:val="001D5098"/>
    <w:rsid w:val="001E52A9"/>
    <w:rsid w:val="001E544D"/>
    <w:rsid w:val="001E6BD9"/>
    <w:rsid w:val="001F1B11"/>
    <w:rsid w:val="001F2516"/>
    <w:rsid w:val="001F33F4"/>
    <w:rsid w:val="001F7A76"/>
    <w:rsid w:val="0021047F"/>
    <w:rsid w:val="00211E4F"/>
    <w:rsid w:val="002127E5"/>
    <w:rsid w:val="002274F2"/>
    <w:rsid w:val="002333CA"/>
    <w:rsid w:val="00241C66"/>
    <w:rsid w:val="00241DF7"/>
    <w:rsid w:val="00244D64"/>
    <w:rsid w:val="00246358"/>
    <w:rsid w:val="00247D5D"/>
    <w:rsid w:val="002510D0"/>
    <w:rsid w:val="00253268"/>
    <w:rsid w:val="00253E8D"/>
    <w:rsid w:val="0025494F"/>
    <w:rsid w:val="00263214"/>
    <w:rsid w:val="002675B1"/>
    <w:rsid w:val="0028358A"/>
    <w:rsid w:val="0029342B"/>
    <w:rsid w:val="00293A44"/>
    <w:rsid w:val="00293E77"/>
    <w:rsid w:val="002A4A7C"/>
    <w:rsid w:val="002A7F51"/>
    <w:rsid w:val="002B0179"/>
    <w:rsid w:val="002B3E66"/>
    <w:rsid w:val="002B52B1"/>
    <w:rsid w:val="002B774F"/>
    <w:rsid w:val="002C253A"/>
    <w:rsid w:val="002C5251"/>
    <w:rsid w:val="002D54CC"/>
    <w:rsid w:val="002E057A"/>
    <w:rsid w:val="002E1F21"/>
    <w:rsid w:val="002E2B2E"/>
    <w:rsid w:val="002E6D82"/>
    <w:rsid w:val="0030420E"/>
    <w:rsid w:val="00304905"/>
    <w:rsid w:val="003068E4"/>
    <w:rsid w:val="003118A1"/>
    <w:rsid w:val="00311DBF"/>
    <w:rsid w:val="0031764F"/>
    <w:rsid w:val="00321EE0"/>
    <w:rsid w:val="0033108C"/>
    <w:rsid w:val="003324FA"/>
    <w:rsid w:val="00343B20"/>
    <w:rsid w:val="00356AE5"/>
    <w:rsid w:val="003655FF"/>
    <w:rsid w:val="00372884"/>
    <w:rsid w:val="00376201"/>
    <w:rsid w:val="003769B2"/>
    <w:rsid w:val="003853CA"/>
    <w:rsid w:val="00385F65"/>
    <w:rsid w:val="00397E41"/>
    <w:rsid w:val="003A4420"/>
    <w:rsid w:val="003A4BB5"/>
    <w:rsid w:val="003A5460"/>
    <w:rsid w:val="003B2409"/>
    <w:rsid w:val="003B5B6E"/>
    <w:rsid w:val="003C31D0"/>
    <w:rsid w:val="003C71E9"/>
    <w:rsid w:val="003D0866"/>
    <w:rsid w:val="003D326B"/>
    <w:rsid w:val="003E1DD3"/>
    <w:rsid w:val="003E3AB7"/>
    <w:rsid w:val="003E3CB3"/>
    <w:rsid w:val="003F6C1F"/>
    <w:rsid w:val="00402870"/>
    <w:rsid w:val="00402A55"/>
    <w:rsid w:val="004137AB"/>
    <w:rsid w:val="004155D4"/>
    <w:rsid w:val="00417BDA"/>
    <w:rsid w:val="00422D99"/>
    <w:rsid w:val="00424E38"/>
    <w:rsid w:val="00433418"/>
    <w:rsid w:val="00452993"/>
    <w:rsid w:val="004578CC"/>
    <w:rsid w:val="004605CA"/>
    <w:rsid w:val="00460DD6"/>
    <w:rsid w:val="00464989"/>
    <w:rsid w:val="00464AF2"/>
    <w:rsid w:val="00464C31"/>
    <w:rsid w:val="00465BE2"/>
    <w:rsid w:val="00466B56"/>
    <w:rsid w:val="004700C9"/>
    <w:rsid w:val="0047098C"/>
    <w:rsid w:val="00470A89"/>
    <w:rsid w:val="0047180B"/>
    <w:rsid w:val="004772D2"/>
    <w:rsid w:val="0048116D"/>
    <w:rsid w:val="004958C0"/>
    <w:rsid w:val="00497DB2"/>
    <w:rsid w:val="004A142D"/>
    <w:rsid w:val="004A33AA"/>
    <w:rsid w:val="004A5A76"/>
    <w:rsid w:val="004B1FCF"/>
    <w:rsid w:val="004B2527"/>
    <w:rsid w:val="004C1F6E"/>
    <w:rsid w:val="004C31FC"/>
    <w:rsid w:val="004C6525"/>
    <w:rsid w:val="004C6FB7"/>
    <w:rsid w:val="004D20E1"/>
    <w:rsid w:val="004D3749"/>
    <w:rsid w:val="004D76F2"/>
    <w:rsid w:val="004E1205"/>
    <w:rsid w:val="004E304B"/>
    <w:rsid w:val="004E4C2D"/>
    <w:rsid w:val="004F05DB"/>
    <w:rsid w:val="004F1F69"/>
    <w:rsid w:val="004F3109"/>
    <w:rsid w:val="004F4136"/>
    <w:rsid w:val="004F6826"/>
    <w:rsid w:val="004F742B"/>
    <w:rsid w:val="00500E8D"/>
    <w:rsid w:val="00506328"/>
    <w:rsid w:val="00520E1D"/>
    <w:rsid w:val="005230A6"/>
    <w:rsid w:val="0052567D"/>
    <w:rsid w:val="005257A4"/>
    <w:rsid w:val="00525EE4"/>
    <w:rsid w:val="005307D7"/>
    <w:rsid w:val="00532096"/>
    <w:rsid w:val="00541278"/>
    <w:rsid w:val="0054577C"/>
    <w:rsid w:val="005517E9"/>
    <w:rsid w:val="00552C01"/>
    <w:rsid w:val="00552E8A"/>
    <w:rsid w:val="00555050"/>
    <w:rsid w:val="00562893"/>
    <w:rsid w:val="00565C77"/>
    <w:rsid w:val="00566024"/>
    <w:rsid w:val="00567416"/>
    <w:rsid w:val="00572504"/>
    <w:rsid w:val="005971F1"/>
    <w:rsid w:val="005A04C9"/>
    <w:rsid w:val="005A2208"/>
    <w:rsid w:val="005A549B"/>
    <w:rsid w:val="005A6D35"/>
    <w:rsid w:val="005C320E"/>
    <w:rsid w:val="005C41A9"/>
    <w:rsid w:val="005C6E24"/>
    <w:rsid w:val="005E2C67"/>
    <w:rsid w:val="005E312B"/>
    <w:rsid w:val="005E6FB1"/>
    <w:rsid w:val="005F3916"/>
    <w:rsid w:val="005F3930"/>
    <w:rsid w:val="005F466F"/>
    <w:rsid w:val="005F66CB"/>
    <w:rsid w:val="00604C80"/>
    <w:rsid w:val="006065EF"/>
    <w:rsid w:val="00623A8A"/>
    <w:rsid w:val="006262D9"/>
    <w:rsid w:val="0063100B"/>
    <w:rsid w:val="00632FE9"/>
    <w:rsid w:val="006331B5"/>
    <w:rsid w:val="00641882"/>
    <w:rsid w:val="0064489B"/>
    <w:rsid w:val="006464D7"/>
    <w:rsid w:val="00646D4C"/>
    <w:rsid w:val="00656CE3"/>
    <w:rsid w:val="00656E5B"/>
    <w:rsid w:val="006638DA"/>
    <w:rsid w:val="00667164"/>
    <w:rsid w:val="00677223"/>
    <w:rsid w:val="00683E55"/>
    <w:rsid w:val="0068666B"/>
    <w:rsid w:val="00686C98"/>
    <w:rsid w:val="00690017"/>
    <w:rsid w:val="00690C9F"/>
    <w:rsid w:val="006A016A"/>
    <w:rsid w:val="006A0906"/>
    <w:rsid w:val="006A5A23"/>
    <w:rsid w:val="006A6901"/>
    <w:rsid w:val="006B2048"/>
    <w:rsid w:val="006B2333"/>
    <w:rsid w:val="006B2A39"/>
    <w:rsid w:val="006B2AAE"/>
    <w:rsid w:val="006B301B"/>
    <w:rsid w:val="006B43BF"/>
    <w:rsid w:val="006C78F5"/>
    <w:rsid w:val="006D0625"/>
    <w:rsid w:val="006D0707"/>
    <w:rsid w:val="006D4151"/>
    <w:rsid w:val="006D456B"/>
    <w:rsid w:val="006D4A73"/>
    <w:rsid w:val="006D6088"/>
    <w:rsid w:val="006D6403"/>
    <w:rsid w:val="006E4E55"/>
    <w:rsid w:val="006F3676"/>
    <w:rsid w:val="006F5F0C"/>
    <w:rsid w:val="0070105B"/>
    <w:rsid w:val="00706A19"/>
    <w:rsid w:val="0071272F"/>
    <w:rsid w:val="00721D75"/>
    <w:rsid w:val="00721E70"/>
    <w:rsid w:val="007310AB"/>
    <w:rsid w:val="00731F88"/>
    <w:rsid w:val="007330A6"/>
    <w:rsid w:val="007368FC"/>
    <w:rsid w:val="007430E4"/>
    <w:rsid w:val="007505A1"/>
    <w:rsid w:val="007521EE"/>
    <w:rsid w:val="00753A17"/>
    <w:rsid w:val="00760DB3"/>
    <w:rsid w:val="00761755"/>
    <w:rsid w:val="00763ACE"/>
    <w:rsid w:val="00766FEF"/>
    <w:rsid w:val="00774A6E"/>
    <w:rsid w:val="00776E1E"/>
    <w:rsid w:val="00783B2F"/>
    <w:rsid w:val="00784934"/>
    <w:rsid w:val="00784CB4"/>
    <w:rsid w:val="00786E7D"/>
    <w:rsid w:val="007876EE"/>
    <w:rsid w:val="0079300F"/>
    <w:rsid w:val="00793B0B"/>
    <w:rsid w:val="00796753"/>
    <w:rsid w:val="00797124"/>
    <w:rsid w:val="00797A38"/>
    <w:rsid w:val="00797D71"/>
    <w:rsid w:val="007A6682"/>
    <w:rsid w:val="007B2560"/>
    <w:rsid w:val="007B3C96"/>
    <w:rsid w:val="007B589E"/>
    <w:rsid w:val="007B79C5"/>
    <w:rsid w:val="007C6D25"/>
    <w:rsid w:val="007D0A35"/>
    <w:rsid w:val="007D12D8"/>
    <w:rsid w:val="007E0E93"/>
    <w:rsid w:val="007E5553"/>
    <w:rsid w:val="007F5914"/>
    <w:rsid w:val="00801C1A"/>
    <w:rsid w:val="00811B3E"/>
    <w:rsid w:val="008148E4"/>
    <w:rsid w:val="00814F8C"/>
    <w:rsid w:val="008171DA"/>
    <w:rsid w:val="0082047D"/>
    <w:rsid w:val="0082768B"/>
    <w:rsid w:val="0083464C"/>
    <w:rsid w:val="00842D31"/>
    <w:rsid w:val="008430F3"/>
    <w:rsid w:val="00846BA4"/>
    <w:rsid w:val="00854CD5"/>
    <w:rsid w:val="00862220"/>
    <w:rsid w:val="00881AB3"/>
    <w:rsid w:val="00884C6F"/>
    <w:rsid w:val="00891148"/>
    <w:rsid w:val="008931DC"/>
    <w:rsid w:val="00893E32"/>
    <w:rsid w:val="00894838"/>
    <w:rsid w:val="008A1329"/>
    <w:rsid w:val="008A1BB0"/>
    <w:rsid w:val="008A2D60"/>
    <w:rsid w:val="008B32E9"/>
    <w:rsid w:val="008B773C"/>
    <w:rsid w:val="008C5883"/>
    <w:rsid w:val="008D3FEC"/>
    <w:rsid w:val="008E3EF4"/>
    <w:rsid w:val="008E42BB"/>
    <w:rsid w:val="008E4E56"/>
    <w:rsid w:val="008F4A83"/>
    <w:rsid w:val="008F7062"/>
    <w:rsid w:val="00901425"/>
    <w:rsid w:val="00904818"/>
    <w:rsid w:val="0091130A"/>
    <w:rsid w:val="00912152"/>
    <w:rsid w:val="00913F7D"/>
    <w:rsid w:val="0091528C"/>
    <w:rsid w:val="00915557"/>
    <w:rsid w:val="009200E2"/>
    <w:rsid w:val="0092237F"/>
    <w:rsid w:val="0092248D"/>
    <w:rsid w:val="0092379B"/>
    <w:rsid w:val="009261CC"/>
    <w:rsid w:val="009271EE"/>
    <w:rsid w:val="00940021"/>
    <w:rsid w:val="00943882"/>
    <w:rsid w:val="009472DD"/>
    <w:rsid w:val="0095506B"/>
    <w:rsid w:val="00960C25"/>
    <w:rsid w:val="0096100B"/>
    <w:rsid w:val="00971533"/>
    <w:rsid w:val="00973063"/>
    <w:rsid w:val="00981A18"/>
    <w:rsid w:val="00982035"/>
    <w:rsid w:val="00993A28"/>
    <w:rsid w:val="009942B2"/>
    <w:rsid w:val="00994735"/>
    <w:rsid w:val="009967E8"/>
    <w:rsid w:val="009A0FFA"/>
    <w:rsid w:val="009A65F7"/>
    <w:rsid w:val="009B198C"/>
    <w:rsid w:val="009B2ED7"/>
    <w:rsid w:val="009B396F"/>
    <w:rsid w:val="009B3D24"/>
    <w:rsid w:val="009B45D2"/>
    <w:rsid w:val="009B4C6F"/>
    <w:rsid w:val="009C0B58"/>
    <w:rsid w:val="009C3425"/>
    <w:rsid w:val="009C5B9E"/>
    <w:rsid w:val="009D0FB0"/>
    <w:rsid w:val="009D4DF2"/>
    <w:rsid w:val="009D795A"/>
    <w:rsid w:val="009F24F2"/>
    <w:rsid w:val="009F28E3"/>
    <w:rsid w:val="009F40FC"/>
    <w:rsid w:val="009F6E2D"/>
    <w:rsid w:val="00A030AA"/>
    <w:rsid w:val="00A0362C"/>
    <w:rsid w:val="00A0364C"/>
    <w:rsid w:val="00A13B25"/>
    <w:rsid w:val="00A20A87"/>
    <w:rsid w:val="00A2515A"/>
    <w:rsid w:val="00A25512"/>
    <w:rsid w:val="00A476F7"/>
    <w:rsid w:val="00A47B59"/>
    <w:rsid w:val="00A502CC"/>
    <w:rsid w:val="00A50897"/>
    <w:rsid w:val="00A55D31"/>
    <w:rsid w:val="00A65045"/>
    <w:rsid w:val="00A76B3C"/>
    <w:rsid w:val="00A801E0"/>
    <w:rsid w:val="00A90E28"/>
    <w:rsid w:val="00A93371"/>
    <w:rsid w:val="00A93C65"/>
    <w:rsid w:val="00A94A93"/>
    <w:rsid w:val="00A95559"/>
    <w:rsid w:val="00A96D09"/>
    <w:rsid w:val="00AA1116"/>
    <w:rsid w:val="00AA63AC"/>
    <w:rsid w:val="00AB0772"/>
    <w:rsid w:val="00AB2C36"/>
    <w:rsid w:val="00AC2D08"/>
    <w:rsid w:val="00AC6067"/>
    <w:rsid w:val="00AC6B5D"/>
    <w:rsid w:val="00AD4236"/>
    <w:rsid w:val="00AD67A6"/>
    <w:rsid w:val="00AD684C"/>
    <w:rsid w:val="00AD7CE0"/>
    <w:rsid w:val="00AF6894"/>
    <w:rsid w:val="00B01E9F"/>
    <w:rsid w:val="00B144D5"/>
    <w:rsid w:val="00B16722"/>
    <w:rsid w:val="00B17E3B"/>
    <w:rsid w:val="00B2011E"/>
    <w:rsid w:val="00B26BB7"/>
    <w:rsid w:val="00B311E9"/>
    <w:rsid w:val="00B33587"/>
    <w:rsid w:val="00B40BED"/>
    <w:rsid w:val="00B440AB"/>
    <w:rsid w:val="00B54D40"/>
    <w:rsid w:val="00B55419"/>
    <w:rsid w:val="00B6212D"/>
    <w:rsid w:val="00B62AA5"/>
    <w:rsid w:val="00B66030"/>
    <w:rsid w:val="00B7489B"/>
    <w:rsid w:val="00B7618D"/>
    <w:rsid w:val="00B82E7C"/>
    <w:rsid w:val="00B844EB"/>
    <w:rsid w:val="00B8652A"/>
    <w:rsid w:val="00B86DC5"/>
    <w:rsid w:val="00B96D4B"/>
    <w:rsid w:val="00B970B9"/>
    <w:rsid w:val="00B97689"/>
    <w:rsid w:val="00BA6A1B"/>
    <w:rsid w:val="00BA747B"/>
    <w:rsid w:val="00BB3ABE"/>
    <w:rsid w:val="00BB5B12"/>
    <w:rsid w:val="00BB7F06"/>
    <w:rsid w:val="00BC380C"/>
    <w:rsid w:val="00BC3B96"/>
    <w:rsid w:val="00BC6A35"/>
    <w:rsid w:val="00BD77E9"/>
    <w:rsid w:val="00BD7B6F"/>
    <w:rsid w:val="00BE1393"/>
    <w:rsid w:val="00BE6A5D"/>
    <w:rsid w:val="00BF1E36"/>
    <w:rsid w:val="00BF4CBF"/>
    <w:rsid w:val="00C0116C"/>
    <w:rsid w:val="00C02271"/>
    <w:rsid w:val="00C0710A"/>
    <w:rsid w:val="00C10CE5"/>
    <w:rsid w:val="00C11E1A"/>
    <w:rsid w:val="00C15931"/>
    <w:rsid w:val="00C1611C"/>
    <w:rsid w:val="00C16585"/>
    <w:rsid w:val="00C2085B"/>
    <w:rsid w:val="00C211DC"/>
    <w:rsid w:val="00C23B67"/>
    <w:rsid w:val="00C24AB8"/>
    <w:rsid w:val="00C33419"/>
    <w:rsid w:val="00C343C8"/>
    <w:rsid w:val="00C4113F"/>
    <w:rsid w:val="00C44D98"/>
    <w:rsid w:val="00C51648"/>
    <w:rsid w:val="00C538AA"/>
    <w:rsid w:val="00C54C74"/>
    <w:rsid w:val="00C63E7C"/>
    <w:rsid w:val="00C64B89"/>
    <w:rsid w:val="00C659BE"/>
    <w:rsid w:val="00C73EBC"/>
    <w:rsid w:val="00C8051C"/>
    <w:rsid w:val="00C82ED8"/>
    <w:rsid w:val="00C83C52"/>
    <w:rsid w:val="00C87DBB"/>
    <w:rsid w:val="00C920C9"/>
    <w:rsid w:val="00C9211D"/>
    <w:rsid w:val="00C92787"/>
    <w:rsid w:val="00C95BE5"/>
    <w:rsid w:val="00CA3630"/>
    <w:rsid w:val="00CA3918"/>
    <w:rsid w:val="00CA6BEA"/>
    <w:rsid w:val="00CB1830"/>
    <w:rsid w:val="00CB204C"/>
    <w:rsid w:val="00CB2801"/>
    <w:rsid w:val="00CB7B6C"/>
    <w:rsid w:val="00CC157F"/>
    <w:rsid w:val="00CC6130"/>
    <w:rsid w:val="00CC6947"/>
    <w:rsid w:val="00CE12F3"/>
    <w:rsid w:val="00CE4177"/>
    <w:rsid w:val="00CE484F"/>
    <w:rsid w:val="00CE4FBA"/>
    <w:rsid w:val="00CE5798"/>
    <w:rsid w:val="00CE69DE"/>
    <w:rsid w:val="00CF6608"/>
    <w:rsid w:val="00CF6A48"/>
    <w:rsid w:val="00D020E1"/>
    <w:rsid w:val="00D1368B"/>
    <w:rsid w:val="00D22BF1"/>
    <w:rsid w:val="00D22F00"/>
    <w:rsid w:val="00D32E1D"/>
    <w:rsid w:val="00D3468C"/>
    <w:rsid w:val="00D37926"/>
    <w:rsid w:val="00D445C0"/>
    <w:rsid w:val="00D45E70"/>
    <w:rsid w:val="00D51F6C"/>
    <w:rsid w:val="00D52620"/>
    <w:rsid w:val="00D53205"/>
    <w:rsid w:val="00D64702"/>
    <w:rsid w:val="00D6603A"/>
    <w:rsid w:val="00D72720"/>
    <w:rsid w:val="00D76112"/>
    <w:rsid w:val="00D8266D"/>
    <w:rsid w:val="00D91FFF"/>
    <w:rsid w:val="00D94A5D"/>
    <w:rsid w:val="00D9645E"/>
    <w:rsid w:val="00DA1C75"/>
    <w:rsid w:val="00DA4227"/>
    <w:rsid w:val="00DA436A"/>
    <w:rsid w:val="00DA4679"/>
    <w:rsid w:val="00DA6647"/>
    <w:rsid w:val="00DB0E46"/>
    <w:rsid w:val="00DB7245"/>
    <w:rsid w:val="00DC241A"/>
    <w:rsid w:val="00DC36C6"/>
    <w:rsid w:val="00DC407E"/>
    <w:rsid w:val="00DC7298"/>
    <w:rsid w:val="00DD2029"/>
    <w:rsid w:val="00DD4AEA"/>
    <w:rsid w:val="00DE101E"/>
    <w:rsid w:val="00DE35CE"/>
    <w:rsid w:val="00DE49CE"/>
    <w:rsid w:val="00DE7E4A"/>
    <w:rsid w:val="00DF290B"/>
    <w:rsid w:val="00DF35E4"/>
    <w:rsid w:val="00DF408E"/>
    <w:rsid w:val="00DF4936"/>
    <w:rsid w:val="00DF4B25"/>
    <w:rsid w:val="00DF53CD"/>
    <w:rsid w:val="00E00DA4"/>
    <w:rsid w:val="00E03EC0"/>
    <w:rsid w:val="00E04818"/>
    <w:rsid w:val="00E057B6"/>
    <w:rsid w:val="00E10E73"/>
    <w:rsid w:val="00E136A8"/>
    <w:rsid w:val="00E13988"/>
    <w:rsid w:val="00E16190"/>
    <w:rsid w:val="00E20073"/>
    <w:rsid w:val="00E2072A"/>
    <w:rsid w:val="00E23E47"/>
    <w:rsid w:val="00E3139B"/>
    <w:rsid w:val="00E33000"/>
    <w:rsid w:val="00E33122"/>
    <w:rsid w:val="00E34B99"/>
    <w:rsid w:val="00E36D65"/>
    <w:rsid w:val="00E3759A"/>
    <w:rsid w:val="00E5249A"/>
    <w:rsid w:val="00E52DAA"/>
    <w:rsid w:val="00E53637"/>
    <w:rsid w:val="00E560B8"/>
    <w:rsid w:val="00E60699"/>
    <w:rsid w:val="00E60B36"/>
    <w:rsid w:val="00E662BE"/>
    <w:rsid w:val="00E721A9"/>
    <w:rsid w:val="00E72BD9"/>
    <w:rsid w:val="00E740FB"/>
    <w:rsid w:val="00E80242"/>
    <w:rsid w:val="00E90A3D"/>
    <w:rsid w:val="00E9305B"/>
    <w:rsid w:val="00E9407B"/>
    <w:rsid w:val="00E9433F"/>
    <w:rsid w:val="00EA2F83"/>
    <w:rsid w:val="00EA3CC9"/>
    <w:rsid w:val="00EA5196"/>
    <w:rsid w:val="00EA5BC9"/>
    <w:rsid w:val="00EB5F7A"/>
    <w:rsid w:val="00ED541A"/>
    <w:rsid w:val="00EE3A18"/>
    <w:rsid w:val="00EE658C"/>
    <w:rsid w:val="00EF2117"/>
    <w:rsid w:val="00F00521"/>
    <w:rsid w:val="00F01378"/>
    <w:rsid w:val="00F10CD5"/>
    <w:rsid w:val="00F22B63"/>
    <w:rsid w:val="00F27F12"/>
    <w:rsid w:val="00F34B4D"/>
    <w:rsid w:val="00F35D1E"/>
    <w:rsid w:val="00F36BBB"/>
    <w:rsid w:val="00F40163"/>
    <w:rsid w:val="00F41219"/>
    <w:rsid w:val="00F445CC"/>
    <w:rsid w:val="00F5265B"/>
    <w:rsid w:val="00F535F8"/>
    <w:rsid w:val="00F563CB"/>
    <w:rsid w:val="00F56DF8"/>
    <w:rsid w:val="00F6099E"/>
    <w:rsid w:val="00F61CFA"/>
    <w:rsid w:val="00F7069A"/>
    <w:rsid w:val="00F74D16"/>
    <w:rsid w:val="00F90B01"/>
    <w:rsid w:val="00F97634"/>
    <w:rsid w:val="00FA6714"/>
    <w:rsid w:val="00FC00DE"/>
    <w:rsid w:val="00FC3C3B"/>
    <w:rsid w:val="00FD29D2"/>
    <w:rsid w:val="00FD58C8"/>
    <w:rsid w:val="00FE028E"/>
    <w:rsid w:val="00FE1FFB"/>
    <w:rsid w:val="00FE7C06"/>
    <w:rsid w:val="00FF1962"/>
    <w:rsid w:val="00FF4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90AAC3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Preformatted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89E"/>
    <w:rPr>
      <w:rFonts w:ascii="Verdana" w:hAnsi="Verdana"/>
      <w:szCs w:val="24"/>
      <w:lang w:eastAsia="en-GB"/>
    </w:rPr>
  </w:style>
  <w:style w:type="paragraph" w:styleId="Heading1">
    <w:name w:val="heading 1"/>
    <w:basedOn w:val="Normal"/>
    <w:next w:val="Normal"/>
    <w:qFormat/>
    <w:rsid w:val="00085AE8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008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85AE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981A18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i/>
      <w:sz w:val="22"/>
      <w:szCs w:val="26"/>
    </w:rPr>
  </w:style>
  <w:style w:type="paragraph" w:styleId="Heading4">
    <w:name w:val="heading 4"/>
    <w:basedOn w:val="Heading2"/>
    <w:next w:val="BodyText"/>
    <w:qFormat/>
    <w:pPr>
      <w:numPr>
        <w:ilvl w:val="3"/>
      </w:numPr>
      <w:outlineLvl w:val="3"/>
    </w:pPr>
  </w:style>
  <w:style w:type="paragraph" w:styleId="Heading5">
    <w:name w:val="heading 5"/>
    <w:basedOn w:val="Heading2"/>
    <w:next w:val="BodyText"/>
    <w:qFormat/>
    <w:pPr>
      <w:numPr>
        <w:ilvl w:val="4"/>
      </w:numPr>
      <w:outlineLvl w:val="4"/>
    </w:pPr>
  </w:style>
  <w:style w:type="paragraph" w:styleId="Heading6">
    <w:name w:val="heading 6"/>
    <w:basedOn w:val="Heading2"/>
    <w:next w:val="BodyText"/>
    <w:qFormat/>
    <w:pPr>
      <w:numPr>
        <w:ilvl w:val="5"/>
      </w:numPr>
      <w:outlineLvl w:val="5"/>
    </w:pPr>
  </w:style>
  <w:style w:type="paragraph" w:styleId="Heading7">
    <w:name w:val="heading 7"/>
    <w:basedOn w:val="Heading2"/>
    <w:next w:val="BodyText"/>
    <w:qFormat/>
    <w:pPr>
      <w:numPr>
        <w:ilvl w:val="6"/>
      </w:numPr>
      <w:outlineLvl w:val="6"/>
    </w:pPr>
  </w:style>
  <w:style w:type="paragraph" w:styleId="Heading8">
    <w:name w:val="heading 8"/>
    <w:basedOn w:val="Heading2"/>
    <w:next w:val="BodyText"/>
    <w:qFormat/>
    <w:pPr>
      <w:numPr>
        <w:ilvl w:val="7"/>
      </w:numPr>
      <w:outlineLvl w:val="7"/>
    </w:pPr>
  </w:style>
  <w:style w:type="paragraph" w:styleId="Heading9">
    <w:name w:val="heading 9"/>
    <w:basedOn w:val="Heading2"/>
    <w:next w:val="BodyText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pPr>
      <w:spacing w:before="120"/>
      <w:jc w:val="both"/>
    </w:pPr>
  </w:style>
  <w:style w:type="character" w:customStyle="1" w:styleId="BodyTextChar">
    <w:name w:val="Body Text Char"/>
    <w:link w:val="BodyText"/>
    <w:rsid w:val="001A3786"/>
    <w:rPr>
      <w:rFonts w:ascii="Verdana" w:hAnsi="Verdana"/>
      <w:szCs w:val="24"/>
      <w:lang w:val="en-GB" w:eastAsia="en-GB" w:bidi="ar-SA"/>
    </w:rPr>
  </w:style>
  <w:style w:type="character" w:customStyle="1" w:styleId="BlockLg">
    <w:name w:val="Block Lg"/>
    <w:rPr>
      <w:caps/>
      <w:sz w:val="16"/>
    </w:rPr>
  </w:style>
  <w:style w:type="character" w:customStyle="1" w:styleId="BlockSm">
    <w:name w:val="Block Sm"/>
    <w:rPr>
      <w:caps/>
      <w:sz w:val="14"/>
    </w:rPr>
  </w:style>
  <w:style w:type="paragraph" w:styleId="BodyTextIndent">
    <w:name w:val="Body Text Indent"/>
    <w:basedOn w:val="BodyText"/>
    <w:pPr>
      <w:ind w:left="360"/>
    </w:pPr>
  </w:style>
  <w:style w:type="paragraph" w:styleId="Caption">
    <w:name w:val="caption"/>
    <w:basedOn w:val="HeadingBase"/>
    <w:next w:val="Normal"/>
    <w:qFormat/>
    <w:pPr>
      <w:jc w:val="center"/>
    </w:pPr>
    <w:rPr>
      <w:sz w:val="18"/>
    </w:rPr>
  </w:style>
  <w:style w:type="paragraph" w:customStyle="1" w:styleId="HeadingBase">
    <w:name w:val="Heading Base"/>
    <w:basedOn w:val="Normal"/>
    <w:next w:val="BodyText"/>
    <w:pPr>
      <w:keepNext/>
      <w:keepLines/>
      <w:spacing w:before="120" w:after="120"/>
    </w:pPr>
    <w:rPr>
      <w:rFonts w:ascii="Lucida Sans Unicode" w:hAnsi="Lucida Sans Unicode"/>
      <w:b/>
    </w:rPr>
  </w:style>
  <w:style w:type="paragraph" w:customStyle="1" w:styleId="CellBase">
    <w:name w:val="Cell Base"/>
    <w:aliases w:val="Left"/>
    <w:basedOn w:val="Normal"/>
    <w:link w:val="CellBaseChar"/>
    <w:pPr>
      <w:spacing w:before="40" w:after="40"/>
    </w:pPr>
  </w:style>
  <w:style w:type="character" w:customStyle="1" w:styleId="CellBaseChar">
    <w:name w:val="Cell Base Char"/>
    <w:link w:val="CellBase"/>
    <w:rsid w:val="005971F1"/>
    <w:rPr>
      <w:rFonts w:ascii="Bookman Old Style" w:hAnsi="Bookman Old Style"/>
      <w:lang w:val="en-US" w:eastAsia="en-US" w:bidi="ar-SA"/>
    </w:rPr>
  </w:style>
  <w:style w:type="paragraph" w:customStyle="1" w:styleId="CellDescription">
    <w:name w:val="Cell Description"/>
    <w:basedOn w:val="CellBase"/>
    <w:rsid w:val="007B79C5"/>
    <w:pPr>
      <w:jc w:val="both"/>
    </w:pPr>
    <w:rPr>
      <w:sz w:val="16"/>
    </w:rPr>
  </w:style>
  <w:style w:type="character" w:customStyle="1" w:styleId="ClassName">
    <w:name w:val="ClassName"/>
    <w:rPr>
      <w:i/>
      <w:noProof/>
    </w:rPr>
  </w:style>
  <w:style w:type="character" w:customStyle="1" w:styleId="Code">
    <w:name w:val="Code"/>
    <w:rPr>
      <w:rFonts w:ascii="Courier New" w:hAnsi="Courier New"/>
      <w:noProof/>
    </w:rPr>
  </w:style>
  <w:style w:type="character" w:customStyle="1" w:styleId="CodeObject">
    <w:name w:val="Code Object"/>
    <w:rPr>
      <w:rFonts w:ascii="Courier New" w:hAnsi="Courier New"/>
      <w:b/>
      <w:noProof/>
    </w:rPr>
  </w:style>
  <w:style w:type="paragraph" w:customStyle="1" w:styleId="CodeSample">
    <w:name w:val="Code Sample"/>
    <w:basedOn w:val="BodyTextIndent"/>
    <w:next w:val="BodyText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uppressAutoHyphens/>
      <w:spacing w:before="240" w:after="120"/>
      <w:jc w:val="left"/>
    </w:pPr>
    <w:rPr>
      <w:rFonts w:ascii="Courier New" w:hAnsi="Courier New"/>
      <w:noProof/>
      <w:sz w:val="18"/>
    </w:rPr>
  </w:style>
  <w:style w:type="character" w:customStyle="1" w:styleId="CodeTable">
    <w:name w:val="Code Table"/>
    <w:rPr>
      <w:rFonts w:ascii="Courier New" w:hAnsi="Courier New"/>
      <w:b/>
      <w:noProof/>
    </w:rPr>
  </w:style>
  <w:style w:type="character" w:customStyle="1" w:styleId="CodeVariable">
    <w:name w:val="Code Variable"/>
    <w:rPr>
      <w:rFonts w:ascii="Courier New" w:hAnsi="Courier New"/>
      <w:i/>
      <w:noProof/>
    </w:rPr>
  </w:style>
  <w:style w:type="character" w:customStyle="1" w:styleId="DBAttributeName">
    <w:name w:val="DBAttributeName"/>
    <w:rPr>
      <w:b/>
      <w:i/>
      <w:noProof/>
    </w:rPr>
  </w:style>
  <w:style w:type="character" w:customStyle="1" w:styleId="DBTableName">
    <w:name w:val="DBTableName"/>
    <w:rPr>
      <w:b/>
      <w:noProof/>
    </w:rPr>
  </w:style>
  <w:style w:type="paragraph" w:customStyle="1" w:styleId="FnHeading">
    <w:name w:val="FnHeading"/>
    <w:basedOn w:val="Normal"/>
    <w:pPr>
      <w:keepNext/>
      <w:keepLines/>
      <w:spacing w:before="480" w:after="120"/>
    </w:pPr>
    <w:rPr>
      <w:rFonts w:ascii="Lucida Sans" w:hAnsi="Lucida Sans"/>
      <w:b/>
      <w:caps/>
    </w:rPr>
  </w:style>
  <w:style w:type="paragraph" w:styleId="Footer">
    <w:name w:val="footer"/>
    <w:basedOn w:val="Normal"/>
    <w:link w:val="FooterChar"/>
    <w:rsid w:val="00C659BE"/>
    <w:pPr>
      <w:tabs>
        <w:tab w:val="center" w:pos="4824"/>
        <w:tab w:val="right" w:pos="9648"/>
      </w:tabs>
      <w:jc w:val="center"/>
    </w:pPr>
    <w:rPr>
      <w:rFonts w:cs="Gill Sans MT Pro Book"/>
      <w:color w:val="999999"/>
      <w:sz w:val="16"/>
      <w:szCs w:val="16"/>
      <w:lang w:eastAsia="en-US"/>
    </w:rPr>
  </w:style>
  <w:style w:type="paragraph" w:styleId="Header">
    <w:name w:val="header"/>
    <w:basedOn w:val="Normal"/>
    <w:semiHidden/>
    <w:rsid w:val="00C659BE"/>
    <w:pPr>
      <w:tabs>
        <w:tab w:val="center" w:pos="4824"/>
        <w:tab w:val="right" w:pos="9648"/>
      </w:tabs>
      <w:jc w:val="center"/>
    </w:pPr>
    <w:rPr>
      <w:sz w:val="18"/>
    </w:rPr>
  </w:style>
  <w:style w:type="paragraph" w:customStyle="1" w:styleId="HeaderBase">
    <w:name w:val="Header Base"/>
    <w:basedOn w:val="Normal"/>
    <w:pPr>
      <w:tabs>
        <w:tab w:val="center" w:pos="4680"/>
        <w:tab w:val="right" w:pos="9360"/>
      </w:tabs>
    </w:pPr>
    <w:rPr>
      <w:rFonts w:ascii="Lucida Sans Unicode" w:hAnsi="Lucida Sans Unicode"/>
      <w:i/>
    </w:rPr>
  </w:style>
  <w:style w:type="paragraph" w:customStyle="1" w:styleId="Illustration">
    <w:name w:val="Illustration"/>
    <w:basedOn w:val="BodyText"/>
    <w:next w:val="BodyText"/>
    <w:pPr>
      <w:keepNext/>
      <w:spacing w:before="360" w:after="120"/>
      <w:jc w:val="center"/>
    </w:pPr>
  </w:style>
  <w:style w:type="paragraph" w:customStyle="1" w:styleId="Intertitle">
    <w:name w:val="Intertitle"/>
    <w:basedOn w:val="HeadingBase"/>
    <w:next w:val="BodyText"/>
    <w:pPr>
      <w:spacing w:before="360"/>
    </w:pPr>
  </w:style>
  <w:style w:type="paragraph" w:styleId="List">
    <w:name w:val="List"/>
    <w:basedOn w:val="BodyText"/>
    <w:pPr>
      <w:ind w:left="720" w:hanging="360"/>
    </w:pPr>
  </w:style>
  <w:style w:type="paragraph" w:styleId="List2">
    <w:name w:val="List 2"/>
    <w:basedOn w:val="BodyText"/>
    <w:pPr>
      <w:ind w:left="1080" w:hanging="360"/>
    </w:pPr>
  </w:style>
  <w:style w:type="paragraph" w:styleId="List3">
    <w:name w:val="List 3"/>
    <w:basedOn w:val="BodyText"/>
    <w:pPr>
      <w:ind w:left="1440" w:hanging="360"/>
    </w:pPr>
  </w:style>
  <w:style w:type="paragraph" w:styleId="List4">
    <w:name w:val="List 4"/>
    <w:basedOn w:val="BodyText"/>
    <w:pPr>
      <w:ind w:left="1800" w:hanging="360"/>
    </w:pPr>
  </w:style>
  <w:style w:type="paragraph" w:styleId="List5">
    <w:name w:val="List 5"/>
    <w:basedOn w:val="BodyText"/>
    <w:pPr>
      <w:ind w:left="2160" w:hanging="360"/>
    </w:pPr>
  </w:style>
  <w:style w:type="paragraph" w:styleId="ListBullet">
    <w:name w:val="List Bullet"/>
    <w:basedOn w:val="BodyText"/>
    <w:pPr>
      <w:numPr>
        <w:numId w:val="2"/>
      </w:numPr>
    </w:pPr>
  </w:style>
  <w:style w:type="paragraph" w:styleId="ListBullet2">
    <w:name w:val="List Bullet 2"/>
    <w:basedOn w:val="BodyText"/>
    <w:pPr>
      <w:ind w:left="1080" w:hanging="360"/>
    </w:pPr>
  </w:style>
  <w:style w:type="paragraph" w:styleId="ListBullet3">
    <w:name w:val="List Bullet 3"/>
    <w:basedOn w:val="BodyText"/>
    <w:pPr>
      <w:ind w:left="1440" w:hanging="360"/>
    </w:pPr>
  </w:style>
  <w:style w:type="paragraph" w:styleId="ListBullet4">
    <w:name w:val="List Bullet 4"/>
    <w:basedOn w:val="BodyText"/>
    <w:pPr>
      <w:ind w:left="1800" w:hanging="360"/>
    </w:pPr>
  </w:style>
  <w:style w:type="paragraph" w:styleId="ListBullet5">
    <w:name w:val="List Bullet 5"/>
    <w:basedOn w:val="BodyText"/>
    <w:pPr>
      <w:ind w:left="2160" w:hanging="360"/>
    </w:pPr>
  </w:style>
  <w:style w:type="paragraph" w:styleId="ListContinue">
    <w:name w:val="List Continue"/>
    <w:basedOn w:val="BodyText"/>
    <w:pPr>
      <w:ind w:left="720"/>
    </w:pPr>
  </w:style>
  <w:style w:type="paragraph" w:styleId="ListContinue2">
    <w:name w:val="List Continue 2"/>
    <w:basedOn w:val="BodyText"/>
    <w:pPr>
      <w:ind w:left="1080"/>
    </w:pPr>
  </w:style>
  <w:style w:type="paragraph" w:styleId="ListContinue3">
    <w:name w:val="List Continue 3"/>
    <w:basedOn w:val="BodyText"/>
    <w:pPr>
      <w:ind w:left="1440"/>
    </w:pPr>
  </w:style>
  <w:style w:type="paragraph" w:styleId="ListContinue4">
    <w:name w:val="List Continue 4"/>
    <w:basedOn w:val="BodyText"/>
    <w:pPr>
      <w:ind w:left="1800"/>
    </w:pPr>
  </w:style>
  <w:style w:type="paragraph" w:styleId="ListContinue5">
    <w:name w:val="List Continue 5"/>
    <w:basedOn w:val="BodyText"/>
    <w:pPr>
      <w:ind w:left="2160"/>
    </w:pPr>
  </w:style>
  <w:style w:type="paragraph" w:styleId="ListNumber">
    <w:name w:val="List Number"/>
    <w:basedOn w:val="BodyText"/>
    <w:pPr>
      <w:ind w:left="720" w:hanging="360"/>
    </w:pPr>
  </w:style>
  <w:style w:type="paragraph" w:styleId="ListNumber2">
    <w:name w:val="List Number 2"/>
    <w:basedOn w:val="BodyText"/>
    <w:pPr>
      <w:ind w:left="1080" w:hanging="360"/>
    </w:pPr>
  </w:style>
  <w:style w:type="paragraph" w:styleId="ListNumber3">
    <w:name w:val="List Number 3"/>
    <w:basedOn w:val="BodyText"/>
    <w:pPr>
      <w:ind w:left="1440" w:hanging="360"/>
    </w:pPr>
  </w:style>
  <w:style w:type="paragraph" w:styleId="ListNumber4">
    <w:name w:val="List Number 4"/>
    <w:basedOn w:val="BodyText"/>
    <w:pPr>
      <w:ind w:left="1800" w:hanging="360"/>
    </w:pPr>
  </w:style>
  <w:style w:type="paragraph" w:styleId="ListNumber5">
    <w:name w:val="List Number 5"/>
    <w:basedOn w:val="BodyText"/>
    <w:pPr>
      <w:ind w:left="2160" w:hanging="360"/>
    </w:pPr>
  </w:style>
  <w:style w:type="paragraph" w:customStyle="1" w:styleId="MANHeading">
    <w:name w:val="MANHeading"/>
    <w:basedOn w:val="HeadingBase"/>
    <w:next w:val="BodyText"/>
    <w:pPr>
      <w:spacing w:before="480"/>
    </w:pPr>
    <w:rPr>
      <w:caps/>
    </w:rPr>
  </w:style>
  <w:style w:type="character" w:styleId="PageNumber">
    <w:name w:val="page number"/>
    <w:basedOn w:val="DefaultParagraphFont"/>
  </w:style>
  <w:style w:type="paragraph" w:customStyle="1" w:styleId="Prototype">
    <w:name w:val="Prototype"/>
    <w:basedOn w:val="CodeSample"/>
    <w:next w:val="BodyText"/>
    <w:pPr>
      <w:ind w:left="0"/>
    </w:pPr>
  </w:style>
  <w:style w:type="paragraph" w:styleId="Title">
    <w:name w:val="Title"/>
    <w:basedOn w:val="Normal"/>
    <w:qFormat/>
    <w:rsid w:val="00B86DC5"/>
    <w:rPr>
      <w:color w:val="364395"/>
      <w:sz w:val="48"/>
      <w:szCs w:val="48"/>
    </w:rPr>
  </w:style>
  <w:style w:type="paragraph" w:styleId="TOC1">
    <w:name w:val="toc 1"/>
    <w:basedOn w:val="BodyText"/>
    <w:next w:val="Normal"/>
    <w:uiPriority w:val="39"/>
    <w:rsid w:val="000931A4"/>
    <w:pPr>
      <w:tabs>
        <w:tab w:val="right" w:leader="dot" w:pos="9648"/>
      </w:tabs>
      <w:spacing w:before="0"/>
      <w:jc w:val="left"/>
    </w:pPr>
  </w:style>
  <w:style w:type="paragraph" w:styleId="TOC2">
    <w:name w:val="toc 2"/>
    <w:basedOn w:val="TOC1"/>
    <w:next w:val="Normal"/>
    <w:uiPriority w:val="39"/>
    <w:pPr>
      <w:ind w:left="245"/>
    </w:pPr>
  </w:style>
  <w:style w:type="paragraph" w:styleId="TOC3">
    <w:name w:val="toc 3"/>
    <w:basedOn w:val="TOC1"/>
    <w:next w:val="Normal"/>
    <w:uiPriority w:val="39"/>
    <w:pPr>
      <w:ind w:left="475"/>
    </w:pPr>
  </w:style>
  <w:style w:type="paragraph" w:styleId="TOC4">
    <w:name w:val="toc 4"/>
    <w:basedOn w:val="TOC1"/>
    <w:next w:val="Normal"/>
    <w:semiHidden/>
    <w:pPr>
      <w:ind w:left="720"/>
    </w:pPr>
  </w:style>
  <w:style w:type="paragraph" w:styleId="TOC5">
    <w:name w:val="toc 5"/>
    <w:basedOn w:val="TOC1"/>
    <w:next w:val="Normal"/>
    <w:semiHidden/>
    <w:pPr>
      <w:ind w:left="960"/>
    </w:pPr>
  </w:style>
  <w:style w:type="paragraph" w:styleId="TOC6">
    <w:name w:val="toc 6"/>
    <w:basedOn w:val="Normal"/>
    <w:next w:val="Normal"/>
    <w:semiHidden/>
    <w:pPr>
      <w:tabs>
        <w:tab w:val="right" w:pos="9360"/>
      </w:tabs>
      <w:ind w:left="12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pPr>
      <w:tabs>
        <w:tab w:val="right" w:pos="9360"/>
      </w:tabs>
      <w:ind w:left="144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pPr>
      <w:tabs>
        <w:tab w:val="right" w:pos="9360"/>
      </w:tabs>
      <w:ind w:left="168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pPr>
      <w:tabs>
        <w:tab w:val="right" w:pos="9360"/>
      </w:tabs>
      <w:ind w:left="1920"/>
    </w:pPr>
    <w:rPr>
      <w:rFonts w:ascii="Times New Roman" w:hAnsi="Times New Roman"/>
    </w:rPr>
  </w:style>
  <w:style w:type="paragraph" w:styleId="FootnoteText">
    <w:name w:val="footnote text"/>
    <w:basedOn w:val="Normal"/>
    <w:semiHidden/>
    <w:rPr>
      <w:sz w:val="16"/>
    </w:rPr>
  </w:style>
  <w:style w:type="character" w:customStyle="1" w:styleId="Definition">
    <w:name w:val="Definition"/>
    <w:rPr>
      <w:b/>
    </w:rPr>
  </w:style>
  <w:style w:type="character" w:styleId="Emphasis">
    <w:name w:val="Emphasis"/>
    <w:uiPriority w:val="20"/>
    <w:qFormat/>
    <w:rPr>
      <w:i/>
    </w:rPr>
  </w:style>
  <w:style w:type="character" w:styleId="Strong">
    <w:name w:val="Strong"/>
    <w:uiPriority w:val="22"/>
    <w:qFormat/>
    <w:rPr>
      <w:b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AC6067"/>
    <w:rPr>
      <w:rFonts w:ascii="Verdana" w:hAnsi="Verdana"/>
      <w:color w:val="auto"/>
      <w:sz w:val="20"/>
      <w:u w:val="none"/>
    </w:rPr>
  </w:style>
  <w:style w:type="character" w:styleId="FollowedHyperlink">
    <w:name w:val="FollowedHyperlink"/>
    <w:rsid w:val="007310AB"/>
    <w:rPr>
      <w:color w:val="606420"/>
      <w:u w:val="single"/>
    </w:rPr>
  </w:style>
  <w:style w:type="table" w:styleId="TableGrid">
    <w:name w:val="Table Grid"/>
    <w:basedOn w:val="TableNormal"/>
    <w:semiHidden/>
    <w:rsid w:val="00AC60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Number-Requirement">
    <w:name w:val="List Number - Requirement"/>
    <w:basedOn w:val="ListNumber"/>
    <w:autoRedefine/>
    <w:rsid w:val="00E72BD9"/>
    <w:pPr>
      <w:ind w:left="0" w:firstLine="0"/>
      <w:jc w:val="left"/>
    </w:pPr>
  </w:style>
  <w:style w:type="character" w:styleId="CommentReference">
    <w:name w:val="annotation reference"/>
    <w:semiHidden/>
    <w:rsid w:val="00CA3918"/>
    <w:rPr>
      <w:sz w:val="16"/>
      <w:szCs w:val="16"/>
    </w:rPr>
  </w:style>
  <w:style w:type="paragraph" w:styleId="CommentText">
    <w:name w:val="annotation text"/>
    <w:basedOn w:val="Normal"/>
    <w:semiHidden/>
    <w:rsid w:val="00CA3918"/>
  </w:style>
  <w:style w:type="paragraph" w:styleId="CommentSubject">
    <w:name w:val="annotation subject"/>
    <w:basedOn w:val="CommentText"/>
    <w:next w:val="CommentText"/>
    <w:semiHidden/>
    <w:rsid w:val="00CA3918"/>
    <w:rPr>
      <w:b/>
      <w:bCs/>
    </w:rPr>
  </w:style>
  <w:style w:type="paragraph" w:styleId="BalloonText">
    <w:name w:val="Balloon Text"/>
    <w:basedOn w:val="Normal"/>
    <w:semiHidden/>
    <w:rsid w:val="00AC6067"/>
    <w:rPr>
      <w:rFonts w:ascii="Tahoma" w:hAnsi="Tahoma" w:cs="Tahoma"/>
      <w:sz w:val="16"/>
      <w:szCs w:val="16"/>
    </w:rPr>
  </w:style>
  <w:style w:type="paragraph" w:customStyle="1" w:styleId="VUENormal">
    <w:name w:val="VUE Normal"/>
    <w:basedOn w:val="Normal"/>
    <w:autoRedefine/>
    <w:rsid w:val="0092379B"/>
    <w:pPr>
      <w:spacing w:before="120" w:after="120"/>
    </w:pPr>
    <w:rPr>
      <w:rFonts w:ascii="Times New Roman" w:eastAsia="MS Mincho" w:hAnsi="Times New Roman"/>
      <w:sz w:val="24"/>
      <w:lang w:eastAsia="ja-JP"/>
    </w:rPr>
  </w:style>
  <w:style w:type="table" w:styleId="TableWeb1">
    <w:name w:val="Table Web 1"/>
    <w:basedOn w:val="TableNormal"/>
    <w:rsid w:val="0092379B"/>
    <w:rPr>
      <w:rFonts w:eastAsia="MS Minch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BB5B12"/>
    <w:pPr>
      <w:spacing w:before="100" w:beforeAutospacing="1" w:after="100" w:afterAutospacing="1"/>
    </w:pPr>
  </w:style>
  <w:style w:type="paragraph" w:customStyle="1" w:styleId="1pt">
    <w:name w:val="__1pt"/>
    <w:basedOn w:val="Normal"/>
    <w:semiHidden/>
    <w:rsid w:val="00AC6067"/>
    <w:pPr>
      <w:spacing w:line="20" w:lineRule="exact"/>
    </w:pPr>
  </w:style>
  <w:style w:type="paragraph" w:customStyle="1" w:styleId="Normal0">
    <w:name w:val="__Normal"/>
    <w:basedOn w:val="Normal"/>
    <w:semiHidden/>
    <w:rsid w:val="00AC6067"/>
    <w:pPr>
      <w:spacing w:after="240"/>
      <w:contextualSpacing/>
    </w:pPr>
  </w:style>
  <w:style w:type="paragraph" w:customStyle="1" w:styleId="Bodytext0">
    <w:name w:val="_Body text"/>
    <w:basedOn w:val="Normal0"/>
    <w:rsid w:val="00AC6067"/>
    <w:pPr>
      <w:contextualSpacing w:val="0"/>
    </w:pPr>
  </w:style>
  <w:style w:type="paragraph" w:customStyle="1" w:styleId="Companyaddress">
    <w:name w:val="_Company address"/>
    <w:basedOn w:val="Normal"/>
    <w:rsid w:val="00AC6067"/>
    <w:pPr>
      <w:framePr w:wrap="around" w:vAnchor="page" w:hAnchor="page" w:x="8648" w:y="2212" w:anchorLock="1"/>
    </w:pPr>
    <w:rPr>
      <w:sz w:val="16"/>
    </w:rPr>
  </w:style>
  <w:style w:type="paragraph" w:customStyle="1" w:styleId="Date">
    <w:name w:val="_Date"/>
    <w:basedOn w:val="Normal0"/>
    <w:rsid w:val="00AC6067"/>
    <w:pPr>
      <w:spacing w:after="480"/>
    </w:pPr>
  </w:style>
  <w:style w:type="paragraph" w:customStyle="1" w:styleId="Division">
    <w:name w:val="_Division"/>
    <w:basedOn w:val="Companyaddress"/>
    <w:rsid w:val="00AC6067"/>
    <w:pPr>
      <w:framePr w:wrap="around"/>
      <w:spacing w:after="80"/>
    </w:pPr>
    <w:rPr>
      <w:b/>
      <w:caps/>
      <w:color w:val="364395"/>
      <w:szCs w:val="16"/>
    </w:rPr>
  </w:style>
  <w:style w:type="paragraph" w:customStyle="1" w:styleId="Legalinformation">
    <w:name w:val="_Legal information"/>
    <w:basedOn w:val="Normal0"/>
    <w:rsid w:val="00AC6067"/>
    <w:pPr>
      <w:spacing w:before="120" w:after="0"/>
      <w:contextualSpacing w:val="0"/>
    </w:pPr>
    <w:rPr>
      <w:sz w:val="12"/>
    </w:rPr>
  </w:style>
  <w:style w:type="paragraph" w:customStyle="1" w:styleId="Recipientaddress">
    <w:name w:val="_Recipient address"/>
    <w:basedOn w:val="Normal0"/>
    <w:rsid w:val="00AC6067"/>
    <w:pPr>
      <w:spacing w:after="0"/>
      <w:contextualSpacing w:val="0"/>
    </w:pPr>
  </w:style>
  <w:style w:type="paragraph" w:customStyle="1" w:styleId="Salutation">
    <w:name w:val="_Salutation"/>
    <w:basedOn w:val="Normal0"/>
    <w:rsid w:val="00AC6067"/>
    <w:pPr>
      <w:contextualSpacing w:val="0"/>
    </w:pPr>
  </w:style>
  <w:style w:type="paragraph" w:customStyle="1" w:styleId="Senderdetails">
    <w:name w:val="_Sender details"/>
    <w:basedOn w:val="Normal0"/>
    <w:rsid w:val="00AC6067"/>
  </w:style>
  <w:style w:type="character" w:customStyle="1" w:styleId="Sendername">
    <w:name w:val="_Sender name"/>
    <w:rsid w:val="00AC6067"/>
    <w:rPr>
      <w:rFonts w:ascii="Verdana" w:hAnsi="Verdana"/>
      <w:b/>
    </w:rPr>
  </w:style>
  <w:style w:type="paragraph" w:customStyle="1" w:styleId="Sign-off">
    <w:name w:val="_Sign-off"/>
    <w:basedOn w:val="Bodytext0"/>
    <w:rsid w:val="00AC6067"/>
    <w:pPr>
      <w:spacing w:after="960"/>
    </w:pPr>
  </w:style>
  <w:style w:type="paragraph" w:customStyle="1" w:styleId="Subject">
    <w:name w:val="_Subject"/>
    <w:basedOn w:val="Normal0"/>
    <w:rsid w:val="00AC6067"/>
    <w:rPr>
      <w:b/>
    </w:rPr>
  </w:style>
  <w:style w:type="paragraph" w:customStyle="1" w:styleId="Webaddress">
    <w:name w:val="_Web address"/>
    <w:basedOn w:val="Companyaddress"/>
    <w:rsid w:val="00AC6067"/>
    <w:pPr>
      <w:framePr w:wrap="around" w:vAnchor="margin" w:hAnchor="text" w:xAlign="left" w:y="2439" w:anchorLock="0"/>
      <w:spacing w:before="80"/>
      <w:suppressOverlap/>
    </w:pPr>
  </w:style>
  <w:style w:type="paragraph" w:customStyle="1" w:styleId="Abstract">
    <w:name w:val="_Abstract"/>
    <w:basedOn w:val="Bodytext0"/>
    <w:rsid w:val="00B86DC5"/>
  </w:style>
  <w:style w:type="paragraph" w:customStyle="1" w:styleId="Title0">
    <w:name w:val="_Title"/>
    <w:basedOn w:val="Title"/>
    <w:rsid w:val="00DF4B25"/>
  </w:style>
  <w:style w:type="paragraph" w:customStyle="1" w:styleId="SectionHeading">
    <w:name w:val="_Section Heading"/>
    <w:basedOn w:val="Normal"/>
    <w:rsid w:val="00FC00DE"/>
    <w:pPr>
      <w:keepNext/>
      <w:spacing w:after="240"/>
      <w:jc w:val="center"/>
    </w:pPr>
    <w:rPr>
      <w:b/>
      <w:smallCaps/>
      <w:spacing w:val="60"/>
      <w:sz w:val="24"/>
    </w:rPr>
  </w:style>
  <w:style w:type="numbering" w:customStyle="1" w:styleId="StyleOutlinenumberedArial14ptBoldItalic">
    <w:name w:val="Style Outline numbered Arial 14 pt Bold Italic"/>
    <w:basedOn w:val="NoList"/>
    <w:rsid w:val="00894838"/>
    <w:pPr>
      <w:numPr>
        <w:numId w:val="4"/>
      </w:numPr>
    </w:pPr>
  </w:style>
  <w:style w:type="paragraph" w:customStyle="1" w:styleId="FirstPageFooter">
    <w:name w:val="_First Page Footer"/>
    <w:basedOn w:val="Footer"/>
    <w:rsid w:val="00C659BE"/>
  </w:style>
  <w:style w:type="character" w:customStyle="1" w:styleId="Heading3Char">
    <w:name w:val="Heading 3 Char"/>
    <w:link w:val="Heading3"/>
    <w:rsid w:val="00981A18"/>
    <w:rPr>
      <w:rFonts w:ascii="Verdana" w:hAnsi="Verdana" w:cs="Arial"/>
      <w:bCs/>
      <w:i/>
      <w:sz w:val="22"/>
      <w:szCs w:val="26"/>
      <w:lang w:eastAsia="en-GB"/>
    </w:rPr>
  </w:style>
  <w:style w:type="character" w:customStyle="1" w:styleId="Heading2Char">
    <w:name w:val="Heading 2 Char"/>
    <w:link w:val="Heading2"/>
    <w:rsid w:val="00085AE8"/>
    <w:rPr>
      <w:rFonts w:ascii="Verdana" w:hAnsi="Verdana" w:cs="Arial"/>
      <w:b/>
      <w:bCs/>
      <w:i/>
      <w:iCs/>
      <w:sz w:val="24"/>
      <w:szCs w:val="28"/>
      <w:lang w:eastAsia="en-GB"/>
    </w:rPr>
  </w:style>
  <w:style w:type="paragraph" w:customStyle="1" w:styleId="Title1">
    <w:name w:val="_Title1"/>
    <w:basedOn w:val="Title0"/>
    <w:rsid w:val="00DF4B25"/>
    <w:pPr>
      <w:pBdr>
        <w:top w:val="single" w:sz="18" w:space="1" w:color="auto"/>
      </w:pBdr>
      <w:spacing w:after="240"/>
    </w:pPr>
    <w:rPr>
      <w:b/>
      <w:sz w:val="40"/>
      <w:szCs w:val="40"/>
    </w:rPr>
  </w:style>
  <w:style w:type="paragraph" w:customStyle="1" w:styleId="Title2">
    <w:name w:val="_Title2"/>
    <w:basedOn w:val="Title0"/>
    <w:rsid w:val="00DF4B25"/>
    <w:rPr>
      <w:b/>
      <w:sz w:val="24"/>
      <w:szCs w:val="24"/>
    </w:rPr>
  </w:style>
  <w:style w:type="paragraph" w:customStyle="1" w:styleId="Title3">
    <w:name w:val="_Title3"/>
    <w:basedOn w:val="Title0"/>
    <w:rsid w:val="00DF4B25"/>
    <w:rPr>
      <w:b/>
      <w:color w:val="auto"/>
      <w:sz w:val="24"/>
      <w:szCs w:val="24"/>
    </w:rPr>
  </w:style>
  <w:style w:type="character" w:customStyle="1" w:styleId="FooterChar">
    <w:name w:val="Footer Char"/>
    <w:link w:val="Footer"/>
    <w:rsid w:val="00E03EC0"/>
    <w:rPr>
      <w:rFonts w:ascii="Verdana" w:hAnsi="Verdana" w:cs="Gill Sans MT Pro Book"/>
      <w:color w:val="999999"/>
      <w:sz w:val="16"/>
      <w:szCs w:val="16"/>
      <w:lang w:eastAsia="en-US"/>
    </w:rPr>
  </w:style>
  <w:style w:type="paragraph" w:customStyle="1" w:styleId="BodyNarrative">
    <w:name w:val="Body Narrative"/>
    <w:basedOn w:val="BodyText"/>
    <w:rsid w:val="002A7F51"/>
    <w:pPr>
      <w:ind w:firstLine="288"/>
    </w:pPr>
    <w:rPr>
      <w:rFonts w:ascii="Bookman Old Style" w:hAnsi="Bookman Old Style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1A35BD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A030AA"/>
    <w:rPr>
      <w:rFonts w:ascii="Courier" w:eastAsia="ＭＳ 明朝" w:hAnsi="Courier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A030AA"/>
    <w:rPr>
      <w:rFonts w:ascii="Courier" w:eastAsia="ＭＳ 明朝" w:hAnsi="Courier"/>
      <w:sz w:val="21"/>
      <w:szCs w:val="21"/>
    </w:rPr>
  </w:style>
  <w:style w:type="paragraph" w:styleId="NoteLevel2">
    <w:name w:val="Note Level 2"/>
    <w:basedOn w:val="Normal"/>
    <w:uiPriority w:val="1"/>
    <w:qFormat/>
    <w:rsid w:val="00F01378"/>
    <w:pPr>
      <w:keepNext/>
      <w:numPr>
        <w:ilvl w:val="1"/>
        <w:numId w:val="18"/>
      </w:numPr>
      <w:contextualSpacing/>
      <w:outlineLvl w:val="1"/>
    </w:pPr>
  </w:style>
  <w:style w:type="paragraph" w:styleId="Subtitle">
    <w:name w:val="Subtitle"/>
    <w:basedOn w:val="Normal"/>
    <w:next w:val="Normal"/>
    <w:link w:val="SubtitleChar"/>
    <w:qFormat/>
    <w:rsid w:val="00F01378"/>
    <w:pPr>
      <w:spacing w:after="60"/>
      <w:jc w:val="center"/>
      <w:outlineLvl w:val="1"/>
    </w:pPr>
    <w:rPr>
      <w:rFonts w:ascii="Calibri" w:eastAsia="ＭＳ ゴシック" w:hAnsi="Calibri"/>
      <w:sz w:val="24"/>
    </w:rPr>
  </w:style>
  <w:style w:type="character" w:customStyle="1" w:styleId="SubtitleChar">
    <w:name w:val="Subtitle Char"/>
    <w:link w:val="Subtitle"/>
    <w:rsid w:val="00F01378"/>
    <w:rPr>
      <w:rFonts w:ascii="Calibri" w:eastAsia="ＭＳ ゴシック" w:hAnsi="Calibri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0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0521"/>
    <w:rPr>
      <w:rFonts w:ascii="Courier" w:hAnsi="Courier" w:cs="Courier"/>
    </w:rPr>
  </w:style>
  <w:style w:type="character" w:customStyle="1" w:styleId="apple-converted-space">
    <w:name w:val="apple-converted-space"/>
    <w:basedOn w:val="DefaultParagraphFont"/>
    <w:rsid w:val="00F0052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in Text" w:uiPriority="99"/>
    <w:lsdException w:name="Normal (Web)" w:uiPriority="99"/>
    <w:lsdException w:name="HTML Preformatted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89E"/>
    <w:rPr>
      <w:rFonts w:ascii="Verdana" w:hAnsi="Verdana"/>
      <w:szCs w:val="24"/>
      <w:lang w:eastAsia="en-GB"/>
    </w:rPr>
  </w:style>
  <w:style w:type="paragraph" w:styleId="Heading1">
    <w:name w:val="heading 1"/>
    <w:basedOn w:val="Normal"/>
    <w:next w:val="Normal"/>
    <w:qFormat/>
    <w:rsid w:val="00085AE8"/>
    <w:pPr>
      <w:keepNext/>
      <w:numPr>
        <w:numId w:val="1"/>
      </w:numPr>
      <w:spacing w:before="240" w:after="60"/>
      <w:outlineLvl w:val="0"/>
    </w:pPr>
    <w:rPr>
      <w:rFonts w:cs="Arial"/>
      <w:b/>
      <w:bCs/>
      <w:color w:val="000080"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085AE8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981A18"/>
    <w:pPr>
      <w:keepNext/>
      <w:numPr>
        <w:ilvl w:val="2"/>
        <w:numId w:val="1"/>
      </w:numPr>
      <w:spacing w:before="240" w:after="60"/>
      <w:outlineLvl w:val="2"/>
    </w:pPr>
    <w:rPr>
      <w:rFonts w:cs="Arial"/>
      <w:bCs/>
      <w:i/>
      <w:sz w:val="22"/>
      <w:szCs w:val="26"/>
    </w:rPr>
  </w:style>
  <w:style w:type="paragraph" w:styleId="Heading4">
    <w:name w:val="heading 4"/>
    <w:basedOn w:val="Heading2"/>
    <w:next w:val="BodyText"/>
    <w:qFormat/>
    <w:pPr>
      <w:numPr>
        <w:ilvl w:val="3"/>
      </w:numPr>
      <w:outlineLvl w:val="3"/>
    </w:pPr>
  </w:style>
  <w:style w:type="paragraph" w:styleId="Heading5">
    <w:name w:val="heading 5"/>
    <w:basedOn w:val="Heading2"/>
    <w:next w:val="BodyText"/>
    <w:qFormat/>
    <w:pPr>
      <w:numPr>
        <w:ilvl w:val="4"/>
      </w:numPr>
      <w:outlineLvl w:val="4"/>
    </w:pPr>
  </w:style>
  <w:style w:type="paragraph" w:styleId="Heading6">
    <w:name w:val="heading 6"/>
    <w:basedOn w:val="Heading2"/>
    <w:next w:val="BodyText"/>
    <w:qFormat/>
    <w:pPr>
      <w:numPr>
        <w:ilvl w:val="5"/>
      </w:numPr>
      <w:outlineLvl w:val="5"/>
    </w:pPr>
  </w:style>
  <w:style w:type="paragraph" w:styleId="Heading7">
    <w:name w:val="heading 7"/>
    <w:basedOn w:val="Heading2"/>
    <w:next w:val="BodyText"/>
    <w:qFormat/>
    <w:pPr>
      <w:numPr>
        <w:ilvl w:val="6"/>
      </w:numPr>
      <w:outlineLvl w:val="6"/>
    </w:pPr>
  </w:style>
  <w:style w:type="paragraph" w:styleId="Heading8">
    <w:name w:val="heading 8"/>
    <w:basedOn w:val="Heading2"/>
    <w:next w:val="BodyText"/>
    <w:qFormat/>
    <w:pPr>
      <w:numPr>
        <w:ilvl w:val="7"/>
      </w:numPr>
      <w:outlineLvl w:val="7"/>
    </w:pPr>
  </w:style>
  <w:style w:type="paragraph" w:styleId="Heading9">
    <w:name w:val="heading 9"/>
    <w:basedOn w:val="Heading2"/>
    <w:next w:val="BodyText"/>
    <w:qFormat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pPr>
      <w:spacing w:before="120"/>
      <w:jc w:val="both"/>
    </w:pPr>
  </w:style>
  <w:style w:type="character" w:customStyle="1" w:styleId="BodyTextChar">
    <w:name w:val="Body Text Char"/>
    <w:link w:val="BodyText"/>
    <w:rsid w:val="001A3786"/>
    <w:rPr>
      <w:rFonts w:ascii="Verdana" w:hAnsi="Verdana"/>
      <w:szCs w:val="24"/>
      <w:lang w:val="en-GB" w:eastAsia="en-GB" w:bidi="ar-SA"/>
    </w:rPr>
  </w:style>
  <w:style w:type="character" w:customStyle="1" w:styleId="BlockLg">
    <w:name w:val="Block Lg"/>
    <w:rPr>
      <w:caps/>
      <w:sz w:val="16"/>
    </w:rPr>
  </w:style>
  <w:style w:type="character" w:customStyle="1" w:styleId="BlockSm">
    <w:name w:val="Block Sm"/>
    <w:rPr>
      <w:caps/>
      <w:sz w:val="14"/>
    </w:rPr>
  </w:style>
  <w:style w:type="paragraph" w:styleId="BodyTextIndent">
    <w:name w:val="Body Text Indent"/>
    <w:basedOn w:val="BodyText"/>
    <w:pPr>
      <w:ind w:left="360"/>
    </w:pPr>
  </w:style>
  <w:style w:type="paragraph" w:styleId="Caption">
    <w:name w:val="caption"/>
    <w:basedOn w:val="HeadingBase"/>
    <w:next w:val="Normal"/>
    <w:qFormat/>
    <w:pPr>
      <w:jc w:val="center"/>
    </w:pPr>
    <w:rPr>
      <w:sz w:val="18"/>
    </w:rPr>
  </w:style>
  <w:style w:type="paragraph" w:customStyle="1" w:styleId="HeadingBase">
    <w:name w:val="Heading Base"/>
    <w:basedOn w:val="Normal"/>
    <w:next w:val="BodyText"/>
    <w:pPr>
      <w:keepNext/>
      <w:keepLines/>
      <w:spacing w:before="120" w:after="120"/>
    </w:pPr>
    <w:rPr>
      <w:rFonts w:ascii="Lucida Sans Unicode" w:hAnsi="Lucida Sans Unicode"/>
      <w:b/>
    </w:rPr>
  </w:style>
  <w:style w:type="paragraph" w:customStyle="1" w:styleId="CellBase">
    <w:name w:val="Cell Base"/>
    <w:aliases w:val="Left"/>
    <w:basedOn w:val="Normal"/>
    <w:link w:val="CellBaseChar"/>
    <w:pPr>
      <w:spacing w:before="40" w:after="40"/>
    </w:pPr>
  </w:style>
  <w:style w:type="character" w:customStyle="1" w:styleId="CellBaseChar">
    <w:name w:val="Cell Base Char"/>
    <w:link w:val="CellBase"/>
    <w:rsid w:val="005971F1"/>
    <w:rPr>
      <w:rFonts w:ascii="Bookman Old Style" w:hAnsi="Bookman Old Style"/>
      <w:lang w:val="en-US" w:eastAsia="en-US" w:bidi="ar-SA"/>
    </w:rPr>
  </w:style>
  <w:style w:type="paragraph" w:customStyle="1" w:styleId="CellDescription">
    <w:name w:val="Cell Description"/>
    <w:basedOn w:val="CellBase"/>
    <w:rsid w:val="007B79C5"/>
    <w:pPr>
      <w:jc w:val="both"/>
    </w:pPr>
    <w:rPr>
      <w:sz w:val="16"/>
    </w:rPr>
  </w:style>
  <w:style w:type="character" w:customStyle="1" w:styleId="ClassName">
    <w:name w:val="ClassName"/>
    <w:rPr>
      <w:i/>
      <w:noProof/>
    </w:rPr>
  </w:style>
  <w:style w:type="character" w:customStyle="1" w:styleId="Code">
    <w:name w:val="Code"/>
    <w:rPr>
      <w:rFonts w:ascii="Courier New" w:hAnsi="Courier New"/>
      <w:noProof/>
    </w:rPr>
  </w:style>
  <w:style w:type="character" w:customStyle="1" w:styleId="CodeObject">
    <w:name w:val="Code Object"/>
    <w:rPr>
      <w:rFonts w:ascii="Courier New" w:hAnsi="Courier New"/>
      <w:b/>
      <w:noProof/>
    </w:rPr>
  </w:style>
  <w:style w:type="paragraph" w:customStyle="1" w:styleId="CodeSample">
    <w:name w:val="Code Sample"/>
    <w:basedOn w:val="BodyTextIndent"/>
    <w:next w:val="BodyText"/>
    <w:pPr>
      <w:tabs>
        <w:tab w:val="left" w:pos="720"/>
        <w:tab w:val="left" w:pos="1080"/>
        <w:tab w:val="left" w:pos="1440"/>
        <w:tab w:val="left" w:pos="1800"/>
        <w:tab w:val="left" w:pos="2160"/>
        <w:tab w:val="left" w:pos="2520"/>
        <w:tab w:val="left" w:pos="2880"/>
        <w:tab w:val="left" w:pos="3240"/>
        <w:tab w:val="left" w:pos="3600"/>
        <w:tab w:val="left" w:pos="3960"/>
      </w:tabs>
      <w:suppressAutoHyphens/>
      <w:spacing w:before="240" w:after="120"/>
      <w:jc w:val="left"/>
    </w:pPr>
    <w:rPr>
      <w:rFonts w:ascii="Courier New" w:hAnsi="Courier New"/>
      <w:noProof/>
      <w:sz w:val="18"/>
    </w:rPr>
  </w:style>
  <w:style w:type="character" w:customStyle="1" w:styleId="CodeTable">
    <w:name w:val="Code Table"/>
    <w:rPr>
      <w:rFonts w:ascii="Courier New" w:hAnsi="Courier New"/>
      <w:b/>
      <w:noProof/>
    </w:rPr>
  </w:style>
  <w:style w:type="character" w:customStyle="1" w:styleId="CodeVariable">
    <w:name w:val="Code Variable"/>
    <w:rPr>
      <w:rFonts w:ascii="Courier New" w:hAnsi="Courier New"/>
      <w:i/>
      <w:noProof/>
    </w:rPr>
  </w:style>
  <w:style w:type="character" w:customStyle="1" w:styleId="DBAttributeName">
    <w:name w:val="DBAttributeName"/>
    <w:rPr>
      <w:b/>
      <w:i/>
      <w:noProof/>
    </w:rPr>
  </w:style>
  <w:style w:type="character" w:customStyle="1" w:styleId="DBTableName">
    <w:name w:val="DBTableName"/>
    <w:rPr>
      <w:b/>
      <w:noProof/>
    </w:rPr>
  </w:style>
  <w:style w:type="paragraph" w:customStyle="1" w:styleId="FnHeading">
    <w:name w:val="FnHeading"/>
    <w:basedOn w:val="Normal"/>
    <w:pPr>
      <w:keepNext/>
      <w:keepLines/>
      <w:spacing w:before="480" w:after="120"/>
    </w:pPr>
    <w:rPr>
      <w:rFonts w:ascii="Lucida Sans" w:hAnsi="Lucida Sans"/>
      <w:b/>
      <w:caps/>
    </w:rPr>
  </w:style>
  <w:style w:type="paragraph" w:styleId="Footer">
    <w:name w:val="footer"/>
    <w:basedOn w:val="Normal"/>
    <w:link w:val="FooterChar"/>
    <w:rsid w:val="00C659BE"/>
    <w:pPr>
      <w:tabs>
        <w:tab w:val="center" w:pos="4824"/>
        <w:tab w:val="right" w:pos="9648"/>
      </w:tabs>
      <w:jc w:val="center"/>
    </w:pPr>
    <w:rPr>
      <w:rFonts w:cs="Gill Sans MT Pro Book"/>
      <w:color w:val="999999"/>
      <w:sz w:val="16"/>
      <w:szCs w:val="16"/>
      <w:lang w:eastAsia="en-US"/>
    </w:rPr>
  </w:style>
  <w:style w:type="paragraph" w:styleId="Header">
    <w:name w:val="header"/>
    <w:basedOn w:val="Normal"/>
    <w:semiHidden/>
    <w:rsid w:val="00C659BE"/>
    <w:pPr>
      <w:tabs>
        <w:tab w:val="center" w:pos="4824"/>
        <w:tab w:val="right" w:pos="9648"/>
      </w:tabs>
      <w:jc w:val="center"/>
    </w:pPr>
    <w:rPr>
      <w:sz w:val="18"/>
    </w:rPr>
  </w:style>
  <w:style w:type="paragraph" w:customStyle="1" w:styleId="HeaderBase">
    <w:name w:val="Header Base"/>
    <w:basedOn w:val="Normal"/>
    <w:pPr>
      <w:tabs>
        <w:tab w:val="center" w:pos="4680"/>
        <w:tab w:val="right" w:pos="9360"/>
      </w:tabs>
    </w:pPr>
    <w:rPr>
      <w:rFonts w:ascii="Lucida Sans Unicode" w:hAnsi="Lucida Sans Unicode"/>
      <w:i/>
    </w:rPr>
  </w:style>
  <w:style w:type="paragraph" w:customStyle="1" w:styleId="Illustration">
    <w:name w:val="Illustration"/>
    <w:basedOn w:val="BodyText"/>
    <w:next w:val="BodyText"/>
    <w:pPr>
      <w:keepNext/>
      <w:spacing w:before="360" w:after="120"/>
      <w:jc w:val="center"/>
    </w:pPr>
  </w:style>
  <w:style w:type="paragraph" w:customStyle="1" w:styleId="Intertitle">
    <w:name w:val="Intertitle"/>
    <w:basedOn w:val="HeadingBase"/>
    <w:next w:val="BodyText"/>
    <w:pPr>
      <w:spacing w:before="360"/>
    </w:pPr>
  </w:style>
  <w:style w:type="paragraph" w:styleId="List">
    <w:name w:val="List"/>
    <w:basedOn w:val="BodyText"/>
    <w:pPr>
      <w:ind w:left="720" w:hanging="360"/>
    </w:pPr>
  </w:style>
  <w:style w:type="paragraph" w:styleId="List2">
    <w:name w:val="List 2"/>
    <w:basedOn w:val="BodyText"/>
    <w:pPr>
      <w:ind w:left="1080" w:hanging="360"/>
    </w:pPr>
  </w:style>
  <w:style w:type="paragraph" w:styleId="List3">
    <w:name w:val="List 3"/>
    <w:basedOn w:val="BodyText"/>
    <w:pPr>
      <w:ind w:left="1440" w:hanging="360"/>
    </w:pPr>
  </w:style>
  <w:style w:type="paragraph" w:styleId="List4">
    <w:name w:val="List 4"/>
    <w:basedOn w:val="BodyText"/>
    <w:pPr>
      <w:ind w:left="1800" w:hanging="360"/>
    </w:pPr>
  </w:style>
  <w:style w:type="paragraph" w:styleId="List5">
    <w:name w:val="List 5"/>
    <w:basedOn w:val="BodyText"/>
    <w:pPr>
      <w:ind w:left="2160" w:hanging="360"/>
    </w:pPr>
  </w:style>
  <w:style w:type="paragraph" w:styleId="ListBullet">
    <w:name w:val="List Bullet"/>
    <w:basedOn w:val="BodyText"/>
    <w:pPr>
      <w:numPr>
        <w:numId w:val="2"/>
      </w:numPr>
    </w:pPr>
  </w:style>
  <w:style w:type="paragraph" w:styleId="ListBullet2">
    <w:name w:val="List Bullet 2"/>
    <w:basedOn w:val="BodyText"/>
    <w:pPr>
      <w:ind w:left="1080" w:hanging="360"/>
    </w:pPr>
  </w:style>
  <w:style w:type="paragraph" w:styleId="ListBullet3">
    <w:name w:val="List Bullet 3"/>
    <w:basedOn w:val="BodyText"/>
    <w:pPr>
      <w:ind w:left="1440" w:hanging="360"/>
    </w:pPr>
  </w:style>
  <w:style w:type="paragraph" w:styleId="ListBullet4">
    <w:name w:val="List Bullet 4"/>
    <w:basedOn w:val="BodyText"/>
    <w:pPr>
      <w:ind w:left="1800" w:hanging="360"/>
    </w:pPr>
  </w:style>
  <w:style w:type="paragraph" w:styleId="ListBullet5">
    <w:name w:val="List Bullet 5"/>
    <w:basedOn w:val="BodyText"/>
    <w:pPr>
      <w:ind w:left="2160" w:hanging="360"/>
    </w:pPr>
  </w:style>
  <w:style w:type="paragraph" w:styleId="ListContinue">
    <w:name w:val="List Continue"/>
    <w:basedOn w:val="BodyText"/>
    <w:pPr>
      <w:ind w:left="720"/>
    </w:pPr>
  </w:style>
  <w:style w:type="paragraph" w:styleId="ListContinue2">
    <w:name w:val="List Continue 2"/>
    <w:basedOn w:val="BodyText"/>
    <w:pPr>
      <w:ind w:left="1080"/>
    </w:pPr>
  </w:style>
  <w:style w:type="paragraph" w:styleId="ListContinue3">
    <w:name w:val="List Continue 3"/>
    <w:basedOn w:val="BodyText"/>
    <w:pPr>
      <w:ind w:left="1440"/>
    </w:pPr>
  </w:style>
  <w:style w:type="paragraph" w:styleId="ListContinue4">
    <w:name w:val="List Continue 4"/>
    <w:basedOn w:val="BodyText"/>
    <w:pPr>
      <w:ind w:left="1800"/>
    </w:pPr>
  </w:style>
  <w:style w:type="paragraph" w:styleId="ListContinue5">
    <w:name w:val="List Continue 5"/>
    <w:basedOn w:val="BodyText"/>
    <w:pPr>
      <w:ind w:left="2160"/>
    </w:pPr>
  </w:style>
  <w:style w:type="paragraph" w:styleId="ListNumber">
    <w:name w:val="List Number"/>
    <w:basedOn w:val="BodyText"/>
    <w:pPr>
      <w:ind w:left="720" w:hanging="360"/>
    </w:pPr>
  </w:style>
  <w:style w:type="paragraph" w:styleId="ListNumber2">
    <w:name w:val="List Number 2"/>
    <w:basedOn w:val="BodyText"/>
    <w:pPr>
      <w:ind w:left="1080" w:hanging="360"/>
    </w:pPr>
  </w:style>
  <w:style w:type="paragraph" w:styleId="ListNumber3">
    <w:name w:val="List Number 3"/>
    <w:basedOn w:val="BodyText"/>
    <w:pPr>
      <w:ind w:left="1440" w:hanging="360"/>
    </w:pPr>
  </w:style>
  <w:style w:type="paragraph" w:styleId="ListNumber4">
    <w:name w:val="List Number 4"/>
    <w:basedOn w:val="BodyText"/>
    <w:pPr>
      <w:ind w:left="1800" w:hanging="360"/>
    </w:pPr>
  </w:style>
  <w:style w:type="paragraph" w:styleId="ListNumber5">
    <w:name w:val="List Number 5"/>
    <w:basedOn w:val="BodyText"/>
    <w:pPr>
      <w:ind w:left="2160" w:hanging="360"/>
    </w:pPr>
  </w:style>
  <w:style w:type="paragraph" w:customStyle="1" w:styleId="MANHeading">
    <w:name w:val="MANHeading"/>
    <w:basedOn w:val="HeadingBase"/>
    <w:next w:val="BodyText"/>
    <w:pPr>
      <w:spacing w:before="480"/>
    </w:pPr>
    <w:rPr>
      <w:caps/>
    </w:rPr>
  </w:style>
  <w:style w:type="character" w:styleId="PageNumber">
    <w:name w:val="page number"/>
    <w:basedOn w:val="DefaultParagraphFont"/>
  </w:style>
  <w:style w:type="paragraph" w:customStyle="1" w:styleId="Prototype">
    <w:name w:val="Prototype"/>
    <w:basedOn w:val="CodeSample"/>
    <w:next w:val="BodyText"/>
    <w:pPr>
      <w:ind w:left="0"/>
    </w:pPr>
  </w:style>
  <w:style w:type="paragraph" w:styleId="Title">
    <w:name w:val="Title"/>
    <w:basedOn w:val="Normal"/>
    <w:qFormat/>
    <w:rsid w:val="00B86DC5"/>
    <w:rPr>
      <w:color w:val="364395"/>
      <w:sz w:val="48"/>
      <w:szCs w:val="48"/>
    </w:rPr>
  </w:style>
  <w:style w:type="paragraph" w:styleId="TOC1">
    <w:name w:val="toc 1"/>
    <w:basedOn w:val="BodyText"/>
    <w:next w:val="Normal"/>
    <w:uiPriority w:val="39"/>
    <w:rsid w:val="000931A4"/>
    <w:pPr>
      <w:tabs>
        <w:tab w:val="right" w:leader="dot" w:pos="9648"/>
      </w:tabs>
      <w:spacing w:before="0"/>
      <w:jc w:val="left"/>
    </w:pPr>
  </w:style>
  <w:style w:type="paragraph" w:styleId="TOC2">
    <w:name w:val="toc 2"/>
    <w:basedOn w:val="TOC1"/>
    <w:next w:val="Normal"/>
    <w:uiPriority w:val="39"/>
    <w:pPr>
      <w:ind w:left="245"/>
    </w:pPr>
  </w:style>
  <w:style w:type="paragraph" w:styleId="TOC3">
    <w:name w:val="toc 3"/>
    <w:basedOn w:val="TOC1"/>
    <w:next w:val="Normal"/>
    <w:uiPriority w:val="39"/>
    <w:pPr>
      <w:ind w:left="475"/>
    </w:pPr>
  </w:style>
  <w:style w:type="paragraph" w:styleId="TOC4">
    <w:name w:val="toc 4"/>
    <w:basedOn w:val="TOC1"/>
    <w:next w:val="Normal"/>
    <w:semiHidden/>
    <w:pPr>
      <w:ind w:left="720"/>
    </w:pPr>
  </w:style>
  <w:style w:type="paragraph" w:styleId="TOC5">
    <w:name w:val="toc 5"/>
    <w:basedOn w:val="TOC1"/>
    <w:next w:val="Normal"/>
    <w:semiHidden/>
    <w:pPr>
      <w:ind w:left="960"/>
    </w:pPr>
  </w:style>
  <w:style w:type="paragraph" w:styleId="TOC6">
    <w:name w:val="toc 6"/>
    <w:basedOn w:val="Normal"/>
    <w:next w:val="Normal"/>
    <w:semiHidden/>
    <w:pPr>
      <w:tabs>
        <w:tab w:val="right" w:pos="9360"/>
      </w:tabs>
      <w:ind w:left="1200"/>
    </w:pPr>
    <w:rPr>
      <w:rFonts w:ascii="Times New Roman" w:hAnsi="Times New Roman"/>
    </w:rPr>
  </w:style>
  <w:style w:type="paragraph" w:styleId="TOC7">
    <w:name w:val="toc 7"/>
    <w:basedOn w:val="Normal"/>
    <w:next w:val="Normal"/>
    <w:semiHidden/>
    <w:pPr>
      <w:tabs>
        <w:tab w:val="right" w:pos="9360"/>
      </w:tabs>
      <w:ind w:left="1440"/>
    </w:pPr>
    <w:rPr>
      <w:rFonts w:ascii="Times New Roman" w:hAnsi="Times New Roman"/>
    </w:rPr>
  </w:style>
  <w:style w:type="paragraph" w:styleId="TOC8">
    <w:name w:val="toc 8"/>
    <w:basedOn w:val="Normal"/>
    <w:next w:val="Normal"/>
    <w:semiHidden/>
    <w:pPr>
      <w:tabs>
        <w:tab w:val="right" w:pos="9360"/>
      </w:tabs>
      <w:ind w:left="1680"/>
    </w:pPr>
    <w:rPr>
      <w:rFonts w:ascii="Times New Roman" w:hAnsi="Times New Roman"/>
    </w:rPr>
  </w:style>
  <w:style w:type="paragraph" w:styleId="TOC9">
    <w:name w:val="toc 9"/>
    <w:basedOn w:val="Normal"/>
    <w:next w:val="Normal"/>
    <w:semiHidden/>
    <w:pPr>
      <w:tabs>
        <w:tab w:val="right" w:pos="9360"/>
      </w:tabs>
      <w:ind w:left="1920"/>
    </w:pPr>
    <w:rPr>
      <w:rFonts w:ascii="Times New Roman" w:hAnsi="Times New Roman"/>
    </w:rPr>
  </w:style>
  <w:style w:type="paragraph" w:styleId="FootnoteText">
    <w:name w:val="footnote text"/>
    <w:basedOn w:val="Normal"/>
    <w:semiHidden/>
    <w:rPr>
      <w:sz w:val="16"/>
    </w:rPr>
  </w:style>
  <w:style w:type="character" w:customStyle="1" w:styleId="Definition">
    <w:name w:val="Definition"/>
    <w:rPr>
      <w:b/>
    </w:rPr>
  </w:style>
  <w:style w:type="character" w:styleId="Emphasis">
    <w:name w:val="Emphasis"/>
    <w:uiPriority w:val="20"/>
    <w:qFormat/>
    <w:rPr>
      <w:i/>
    </w:rPr>
  </w:style>
  <w:style w:type="character" w:styleId="Strong">
    <w:name w:val="Strong"/>
    <w:uiPriority w:val="22"/>
    <w:qFormat/>
    <w:rPr>
      <w:b/>
    </w:rPr>
  </w:style>
  <w:style w:type="paragraph" w:styleId="TOAHeading">
    <w:name w:val="toa heading"/>
    <w:basedOn w:val="Normal"/>
    <w:next w:val="Normal"/>
    <w:semiHidden/>
    <w:pPr>
      <w:spacing w:before="120"/>
    </w:pPr>
    <w:rPr>
      <w:rFonts w:ascii="Arial" w:hAnsi="Arial"/>
      <w:b/>
      <w:sz w:val="24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character" w:styleId="Hyperlink">
    <w:name w:val="Hyperlink"/>
    <w:uiPriority w:val="99"/>
    <w:rsid w:val="00AC6067"/>
    <w:rPr>
      <w:rFonts w:ascii="Verdana" w:hAnsi="Verdana"/>
      <w:color w:val="auto"/>
      <w:sz w:val="20"/>
      <w:u w:val="none"/>
    </w:rPr>
  </w:style>
  <w:style w:type="character" w:styleId="FollowedHyperlink">
    <w:name w:val="FollowedHyperlink"/>
    <w:rsid w:val="007310AB"/>
    <w:rPr>
      <w:color w:val="606420"/>
      <w:u w:val="single"/>
    </w:rPr>
  </w:style>
  <w:style w:type="table" w:styleId="TableGrid">
    <w:name w:val="Table Grid"/>
    <w:basedOn w:val="TableNormal"/>
    <w:semiHidden/>
    <w:rsid w:val="00AC606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Number-Requirement">
    <w:name w:val="List Number - Requirement"/>
    <w:basedOn w:val="ListNumber"/>
    <w:autoRedefine/>
    <w:rsid w:val="00E72BD9"/>
    <w:pPr>
      <w:ind w:left="0" w:firstLine="0"/>
      <w:jc w:val="left"/>
    </w:pPr>
  </w:style>
  <w:style w:type="character" w:styleId="CommentReference">
    <w:name w:val="annotation reference"/>
    <w:semiHidden/>
    <w:rsid w:val="00CA3918"/>
    <w:rPr>
      <w:sz w:val="16"/>
      <w:szCs w:val="16"/>
    </w:rPr>
  </w:style>
  <w:style w:type="paragraph" w:styleId="CommentText">
    <w:name w:val="annotation text"/>
    <w:basedOn w:val="Normal"/>
    <w:semiHidden/>
    <w:rsid w:val="00CA3918"/>
  </w:style>
  <w:style w:type="paragraph" w:styleId="CommentSubject">
    <w:name w:val="annotation subject"/>
    <w:basedOn w:val="CommentText"/>
    <w:next w:val="CommentText"/>
    <w:semiHidden/>
    <w:rsid w:val="00CA3918"/>
    <w:rPr>
      <w:b/>
      <w:bCs/>
    </w:rPr>
  </w:style>
  <w:style w:type="paragraph" w:styleId="BalloonText">
    <w:name w:val="Balloon Text"/>
    <w:basedOn w:val="Normal"/>
    <w:semiHidden/>
    <w:rsid w:val="00AC6067"/>
    <w:rPr>
      <w:rFonts w:ascii="Tahoma" w:hAnsi="Tahoma" w:cs="Tahoma"/>
      <w:sz w:val="16"/>
      <w:szCs w:val="16"/>
    </w:rPr>
  </w:style>
  <w:style w:type="paragraph" w:customStyle="1" w:styleId="VUENormal">
    <w:name w:val="VUE Normal"/>
    <w:basedOn w:val="Normal"/>
    <w:autoRedefine/>
    <w:rsid w:val="0092379B"/>
    <w:pPr>
      <w:spacing w:before="120" w:after="120"/>
    </w:pPr>
    <w:rPr>
      <w:rFonts w:ascii="Times New Roman" w:eastAsia="MS Mincho" w:hAnsi="Times New Roman"/>
      <w:sz w:val="24"/>
      <w:lang w:eastAsia="ja-JP"/>
    </w:rPr>
  </w:style>
  <w:style w:type="table" w:styleId="TableWeb1">
    <w:name w:val="Table Web 1"/>
    <w:basedOn w:val="TableNormal"/>
    <w:rsid w:val="0092379B"/>
    <w:rPr>
      <w:rFonts w:eastAsia="MS Minch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rsid w:val="00BB5B12"/>
    <w:pPr>
      <w:spacing w:before="100" w:beforeAutospacing="1" w:after="100" w:afterAutospacing="1"/>
    </w:pPr>
  </w:style>
  <w:style w:type="paragraph" w:customStyle="1" w:styleId="1pt">
    <w:name w:val="__1pt"/>
    <w:basedOn w:val="Normal"/>
    <w:semiHidden/>
    <w:rsid w:val="00AC6067"/>
    <w:pPr>
      <w:spacing w:line="20" w:lineRule="exact"/>
    </w:pPr>
  </w:style>
  <w:style w:type="paragraph" w:customStyle="1" w:styleId="Normal0">
    <w:name w:val="__Normal"/>
    <w:basedOn w:val="Normal"/>
    <w:semiHidden/>
    <w:rsid w:val="00AC6067"/>
    <w:pPr>
      <w:spacing w:after="240"/>
      <w:contextualSpacing/>
    </w:pPr>
  </w:style>
  <w:style w:type="paragraph" w:customStyle="1" w:styleId="Bodytext0">
    <w:name w:val="_Body text"/>
    <w:basedOn w:val="Normal0"/>
    <w:rsid w:val="00AC6067"/>
    <w:pPr>
      <w:contextualSpacing w:val="0"/>
    </w:pPr>
  </w:style>
  <w:style w:type="paragraph" w:customStyle="1" w:styleId="Companyaddress">
    <w:name w:val="_Company address"/>
    <w:basedOn w:val="Normal"/>
    <w:rsid w:val="00AC6067"/>
    <w:pPr>
      <w:framePr w:wrap="around" w:vAnchor="page" w:hAnchor="page" w:x="8648" w:y="2212" w:anchorLock="1"/>
    </w:pPr>
    <w:rPr>
      <w:sz w:val="16"/>
    </w:rPr>
  </w:style>
  <w:style w:type="paragraph" w:customStyle="1" w:styleId="Date">
    <w:name w:val="_Date"/>
    <w:basedOn w:val="Normal0"/>
    <w:rsid w:val="00AC6067"/>
    <w:pPr>
      <w:spacing w:after="480"/>
    </w:pPr>
  </w:style>
  <w:style w:type="paragraph" w:customStyle="1" w:styleId="Division">
    <w:name w:val="_Division"/>
    <w:basedOn w:val="Companyaddress"/>
    <w:rsid w:val="00AC6067"/>
    <w:pPr>
      <w:framePr w:wrap="around"/>
      <w:spacing w:after="80"/>
    </w:pPr>
    <w:rPr>
      <w:b/>
      <w:caps/>
      <w:color w:val="364395"/>
      <w:szCs w:val="16"/>
    </w:rPr>
  </w:style>
  <w:style w:type="paragraph" w:customStyle="1" w:styleId="Legalinformation">
    <w:name w:val="_Legal information"/>
    <w:basedOn w:val="Normal0"/>
    <w:rsid w:val="00AC6067"/>
    <w:pPr>
      <w:spacing w:before="120" w:after="0"/>
      <w:contextualSpacing w:val="0"/>
    </w:pPr>
    <w:rPr>
      <w:sz w:val="12"/>
    </w:rPr>
  </w:style>
  <w:style w:type="paragraph" w:customStyle="1" w:styleId="Recipientaddress">
    <w:name w:val="_Recipient address"/>
    <w:basedOn w:val="Normal0"/>
    <w:rsid w:val="00AC6067"/>
    <w:pPr>
      <w:spacing w:after="0"/>
      <w:contextualSpacing w:val="0"/>
    </w:pPr>
  </w:style>
  <w:style w:type="paragraph" w:customStyle="1" w:styleId="Salutation">
    <w:name w:val="_Salutation"/>
    <w:basedOn w:val="Normal0"/>
    <w:rsid w:val="00AC6067"/>
    <w:pPr>
      <w:contextualSpacing w:val="0"/>
    </w:pPr>
  </w:style>
  <w:style w:type="paragraph" w:customStyle="1" w:styleId="Senderdetails">
    <w:name w:val="_Sender details"/>
    <w:basedOn w:val="Normal0"/>
    <w:rsid w:val="00AC6067"/>
  </w:style>
  <w:style w:type="character" w:customStyle="1" w:styleId="Sendername">
    <w:name w:val="_Sender name"/>
    <w:rsid w:val="00AC6067"/>
    <w:rPr>
      <w:rFonts w:ascii="Verdana" w:hAnsi="Verdana"/>
      <w:b/>
    </w:rPr>
  </w:style>
  <w:style w:type="paragraph" w:customStyle="1" w:styleId="Sign-off">
    <w:name w:val="_Sign-off"/>
    <w:basedOn w:val="Bodytext0"/>
    <w:rsid w:val="00AC6067"/>
    <w:pPr>
      <w:spacing w:after="960"/>
    </w:pPr>
  </w:style>
  <w:style w:type="paragraph" w:customStyle="1" w:styleId="Subject">
    <w:name w:val="_Subject"/>
    <w:basedOn w:val="Normal0"/>
    <w:rsid w:val="00AC6067"/>
    <w:rPr>
      <w:b/>
    </w:rPr>
  </w:style>
  <w:style w:type="paragraph" w:customStyle="1" w:styleId="Webaddress">
    <w:name w:val="_Web address"/>
    <w:basedOn w:val="Companyaddress"/>
    <w:rsid w:val="00AC6067"/>
    <w:pPr>
      <w:framePr w:wrap="around" w:vAnchor="margin" w:hAnchor="text" w:xAlign="left" w:y="2439" w:anchorLock="0"/>
      <w:spacing w:before="80"/>
      <w:suppressOverlap/>
    </w:pPr>
  </w:style>
  <w:style w:type="paragraph" w:customStyle="1" w:styleId="Abstract">
    <w:name w:val="_Abstract"/>
    <w:basedOn w:val="Bodytext0"/>
    <w:rsid w:val="00B86DC5"/>
  </w:style>
  <w:style w:type="paragraph" w:customStyle="1" w:styleId="Title0">
    <w:name w:val="_Title"/>
    <w:basedOn w:val="Title"/>
    <w:rsid w:val="00DF4B25"/>
  </w:style>
  <w:style w:type="paragraph" w:customStyle="1" w:styleId="SectionHeading">
    <w:name w:val="_Section Heading"/>
    <w:basedOn w:val="Normal"/>
    <w:rsid w:val="00FC00DE"/>
    <w:pPr>
      <w:keepNext/>
      <w:spacing w:after="240"/>
      <w:jc w:val="center"/>
    </w:pPr>
    <w:rPr>
      <w:b/>
      <w:smallCaps/>
      <w:spacing w:val="60"/>
      <w:sz w:val="24"/>
    </w:rPr>
  </w:style>
  <w:style w:type="numbering" w:customStyle="1" w:styleId="StyleOutlinenumberedArial14ptBoldItalic">
    <w:name w:val="Style Outline numbered Arial 14 pt Bold Italic"/>
    <w:basedOn w:val="NoList"/>
    <w:rsid w:val="00894838"/>
    <w:pPr>
      <w:numPr>
        <w:numId w:val="4"/>
      </w:numPr>
    </w:pPr>
  </w:style>
  <w:style w:type="paragraph" w:customStyle="1" w:styleId="FirstPageFooter">
    <w:name w:val="_First Page Footer"/>
    <w:basedOn w:val="Footer"/>
    <w:rsid w:val="00C659BE"/>
  </w:style>
  <w:style w:type="character" w:customStyle="1" w:styleId="Heading3Char">
    <w:name w:val="Heading 3 Char"/>
    <w:link w:val="Heading3"/>
    <w:rsid w:val="00981A18"/>
    <w:rPr>
      <w:rFonts w:ascii="Verdana" w:hAnsi="Verdana" w:cs="Arial"/>
      <w:bCs/>
      <w:i/>
      <w:sz w:val="22"/>
      <w:szCs w:val="26"/>
      <w:lang w:eastAsia="en-GB"/>
    </w:rPr>
  </w:style>
  <w:style w:type="character" w:customStyle="1" w:styleId="Heading2Char">
    <w:name w:val="Heading 2 Char"/>
    <w:link w:val="Heading2"/>
    <w:rsid w:val="00085AE8"/>
    <w:rPr>
      <w:rFonts w:ascii="Verdana" w:hAnsi="Verdana" w:cs="Arial"/>
      <w:b/>
      <w:bCs/>
      <w:i/>
      <w:iCs/>
      <w:sz w:val="24"/>
      <w:szCs w:val="28"/>
      <w:lang w:eastAsia="en-GB"/>
    </w:rPr>
  </w:style>
  <w:style w:type="paragraph" w:customStyle="1" w:styleId="Title1">
    <w:name w:val="_Title1"/>
    <w:basedOn w:val="Title0"/>
    <w:rsid w:val="00DF4B25"/>
    <w:pPr>
      <w:pBdr>
        <w:top w:val="single" w:sz="18" w:space="1" w:color="auto"/>
      </w:pBdr>
      <w:spacing w:after="240"/>
    </w:pPr>
    <w:rPr>
      <w:b/>
      <w:sz w:val="40"/>
      <w:szCs w:val="40"/>
    </w:rPr>
  </w:style>
  <w:style w:type="paragraph" w:customStyle="1" w:styleId="Title2">
    <w:name w:val="_Title2"/>
    <w:basedOn w:val="Title0"/>
    <w:rsid w:val="00DF4B25"/>
    <w:rPr>
      <w:b/>
      <w:sz w:val="24"/>
      <w:szCs w:val="24"/>
    </w:rPr>
  </w:style>
  <w:style w:type="paragraph" w:customStyle="1" w:styleId="Title3">
    <w:name w:val="_Title3"/>
    <w:basedOn w:val="Title0"/>
    <w:rsid w:val="00DF4B25"/>
    <w:rPr>
      <w:b/>
      <w:color w:val="auto"/>
      <w:sz w:val="24"/>
      <w:szCs w:val="24"/>
    </w:rPr>
  </w:style>
  <w:style w:type="character" w:customStyle="1" w:styleId="FooterChar">
    <w:name w:val="Footer Char"/>
    <w:link w:val="Footer"/>
    <w:rsid w:val="00E03EC0"/>
    <w:rPr>
      <w:rFonts w:ascii="Verdana" w:hAnsi="Verdana" w:cs="Gill Sans MT Pro Book"/>
      <w:color w:val="999999"/>
      <w:sz w:val="16"/>
      <w:szCs w:val="16"/>
      <w:lang w:eastAsia="en-US"/>
    </w:rPr>
  </w:style>
  <w:style w:type="paragraph" w:customStyle="1" w:styleId="BodyNarrative">
    <w:name w:val="Body Narrative"/>
    <w:basedOn w:val="BodyText"/>
    <w:rsid w:val="002A7F51"/>
    <w:pPr>
      <w:ind w:firstLine="288"/>
    </w:pPr>
    <w:rPr>
      <w:rFonts w:ascii="Bookman Old Style" w:hAnsi="Bookman Old Style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1A35BD"/>
    <w:pPr>
      <w:ind w:left="720"/>
    </w:pPr>
  </w:style>
  <w:style w:type="paragraph" w:styleId="PlainText">
    <w:name w:val="Plain Text"/>
    <w:basedOn w:val="Normal"/>
    <w:link w:val="PlainTextChar"/>
    <w:uiPriority w:val="99"/>
    <w:unhideWhenUsed/>
    <w:rsid w:val="00A030AA"/>
    <w:rPr>
      <w:rFonts w:ascii="Courier" w:eastAsia="ＭＳ 明朝" w:hAnsi="Courier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A030AA"/>
    <w:rPr>
      <w:rFonts w:ascii="Courier" w:eastAsia="ＭＳ 明朝" w:hAnsi="Courier"/>
      <w:sz w:val="21"/>
      <w:szCs w:val="21"/>
    </w:rPr>
  </w:style>
  <w:style w:type="paragraph" w:styleId="NoteLevel2">
    <w:name w:val="Note Level 2"/>
    <w:basedOn w:val="Normal"/>
    <w:uiPriority w:val="1"/>
    <w:qFormat/>
    <w:rsid w:val="00F01378"/>
    <w:pPr>
      <w:keepNext/>
      <w:numPr>
        <w:ilvl w:val="1"/>
        <w:numId w:val="18"/>
      </w:numPr>
      <w:contextualSpacing/>
      <w:outlineLvl w:val="1"/>
    </w:pPr>
  </w:style>
  <w:style w:type="paragraph" w:styleId="Subtitle">
    <w:name w:val="Subtitle"/>
    <w:basedOn w:val="Normal"/>
    <w:next w:val="Normal"/>
    <w:link w:val="SubtitleChar"/>
    <w:qFormat/>
    <w:rsid w:val="00F01378"/>
    <w:pPr>
      <w:spacing w:after="60"/>
      <w:jc w:val="center"/>
      <w:outlineLvl w:val="1"/>
    </w:pPr>
    <w:rPr>
      <w:rFonts w:ascii="Calibri" w:eastAsia="ＭＳ ゴシック" w:hAnsi="Calibri"/>
      <w:sz w:val="24"/>
    </w:rPr>
  </w:style>
  <w:style w:type="character" w:customStyle="1" w:styleId="SubtitleChar">
    <w:name w:val="Subtitle Char"/>
    <w:link w:val="Subtitle"/>
    <w:rsid w:val="00F01378"/>
    <w:rPr>
      <w:rFonts w:ascii="Calibri" w:eastAsia="ＭＳ ゴシック" w:hAnsi="Calibri" w:cs="Times New Roman"/>
      <w:sz w:val="24"/>
      <w:szCs w:val="24"/>
      <w:lang w:eastAsia="en-GB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0052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00521"/>
    <w:rPr>
      <w:rFonts w:ascii="Courier" w:hAnsi="Courier" w:cs="Courier"/>
    </w:rPr>
  </w:style>
  <w:style w:type="character" w:customStyle="1" w:styleId="apple-converted-space">
    <w:name w:val="apple-converted-space"/>
    <w:basedOn w:val="DefaultParagraphFont"/>
    <w:rsid w:val="00F00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6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6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238005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2677268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628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3656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036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565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4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4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0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76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14209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301670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140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567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7236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97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58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89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005422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723592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6916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382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108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8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0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9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1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322314">
                          <w:marLeft w:val="0"/>
                          <w:marRight w:val="-39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0907589">
                              <w:marLeft w:val="0"/>
                              <w:marRight w:val="39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195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715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4013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http://aidr-dev.qcri.org/AIDRFetchManager/" TargetMode="External"/><Relationship Id="rId10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reinb2\AppData\Local\Microsoft\Windows\Temporary%20Internet%20Files\Content.Outlook\41Q5B7RW\RP%20Requirements%20Template2012101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F0088E-ABDB-D541-8C77-CFE5BCDF7F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\Users\ureinb2\AppData\Local\Microsoft\Windows\Temporary Internet Files\Content.Outlook\41Q5B7RW\RP Requirements Template20121016.dot</Template>
  <TotalTime>274</TotalTime>
  <Pages>10</Pages>
  <Words>825</Words>
  <Characters>4707</Characters>
  <Application>Microsoft Macintosh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>MicroFilters</vt:lpstr>
      <vt:lpstr>Introduction</vt:lpstr>
      <vt:lpstr>Related Documents/Links/People</vt:lpstr>
      <vt:lpstr>Glossary</vt:lpstr>
      <vt:lpstr>Enhancement Scope</vt:lpstr>
      <vt:lpstr>    Goals and Objectives</vt:lpstr>
      <vt:lpstr>    In Scope</vt:lpstr>
      <vt:lpstr>    Out of Scope</vt:lpstr>
      <vt:lpstr>    Assumptions</vt:lpstr>
      <vt:lpstr>    Constraints</vt:lpstr>
      <vt:lpstr>    Dependencies</vt:lpstr>
      <vt:lpstr>    Risks</vt:lpstr>
      <vt:lpstr>Requirements</vt:lpstr>
      <vt:lpstr>    File Import Requirements</vt:lpstr>
      <vt:lpstr>        General Requirements</vt:lpstr>
      <vt:lpstr>        File Details</vt:lpstr>
      <vt:lpstr>        Sample Data</vt:lpstr>
      <vt:lpstr>    UI/UX functional</vt:lpstr>
      <vt:lpstr>        File Upload</vt:lpstr>
      <vt:lpstr>    Non-functional</vt:lpstr>
      <vt:lpstr>        Security</vt:lpstr>
      <vt:lpstr>        Testing</vt:lpstr>
      <vt:lpstr>Issues/Questions</vt:lpstr>
      <vt:lpstr>Revision History</vt:lpstr>
    </vt:vector>
  </TitlesOfParts>
  <Manager/>
  <Company/>
  <LinksUpToDate>false</LinksUpToDate>
  <CharactersWithSpaces>5521</CharactersWithSpaces>
  <SharedDoc>false</SharedDoc>
  <HyperlinkBase/>
  <HLinks>
    <vt:vector size="30" baseType="variant">
      <vt:variant>
        <vt:i4>6553601</vt:i4>
      </vt:variant>
      <vt:variant>
        <vt:i4>84</vt:i4>
      </vt:variant>
      <vt:variant>
        <vt:i4>0</vt:i4>
      </vt:variant>
      <vt:variant>
        <vt:i4>5</vt:i4>
      </vt:variant>
      <vt:variant>
        <vt:lpwstr>http://pybossa-dev.qcri.org/AIDRTrainerAPI/rest/crisis/getallactive</vt:lpwstr>
      </vt:variant>
      <vt:variant>
        <vt:lpwstr/>
      </vt:variant>
      <vt:variant>
        <vt:i4>3145834</vt:i4>
      </vt:variant>
      <vt:variant>
        <vt:i4>81</vt:i4>
      </vt:variant>
      <vt:variant>
        <vt:i4>0</vt:i4>
      </vt:variant>
      <vt:variant>
        <vt:i4>5</vt:i4>
      </vt:variant>
      <vt:variant>
        <vt:lpwstr>http://pybossa-dev.qcri.org/AIDRTrainerAPI/rest/crisis/active/name</vt:lpwstr>
      </vt:variant>
      <vt:variant>
        <vt:lpwstr/>
      </vt:variant>
      <vt:variant>
        <vt:i4>8323195</vt:i4>
      </vt:variant>
      <vt:variant>
        <vt:i4>75</vt:i4>
      </vt:variant>
      <vt:variant>
        <vt:i4>0</vt:i4>
      </vt:variant>
      <vt:variant>
        <vt:i4>5</vt:i4>
      </vt:variant>
      <vt:variant>
        <vt:lpwstr>http://aidr-dev.qcri.org/AIDRFetchManager/</vt:lpwstr>
      </vt:variant>
      <vt:variant>
        <vt:lpwstr/>
      </vt:variant>
      <vt:variant>
        <vt:i4>655416</vt:i4>
      </vt:variant>
      <vt:variant>
        <vt:i4>18341</vt:i4>
      </vt:variant>
      <vt:variant>
        <vt:i4>1025</vt:i4>
      </vt:variant>
      <vt:variant>
        <vt:i4>1</vt:i4>
      </vt:variant>
      <vt:variant>
        <vt:lpwstr>demo1</vt:lpwstr>
      </vt:variant>
      <vt:variant>
        <vt:lpwstr/>
      </vt:variant>
      <vt:variant>
        <vt:i4>655419</vt:i4>
      </vt:variant>
      <vt:variant>
        <vt:i4>18345</vt:i4>
      </vt:variant>
      <vt:variant>
        <vt:i4>1026</vt:i4>
      </vt:variant>
      <vt:variant>
        <vt:i4>1</vt:i4>
      </vt:variant>
      <vt:variant>
        <vt:lpwstr>demo2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MicroFilters</dc:title>
  <dc:subject>MicroFilters</dc:subject>
  <dc:creator>Ji Lucas</dc:creator>
  <cp:keywords/>
  <dc:description/>
  <cp:lastModifiedBy>JI LUCAS</cp:lastModifiedBy>
  <cp:revision>31</cp:revision>
  <cp:lastPrinted>2016-02-16T11:30:00Z</cp:lastPrinted>
  <dcterms:created xsi:type="dcterms:W3CDTF">2015-09-30T10:59:00Z</dcterms:created>
  <dcterms:modified xsi:type="dcterms:W3CDTF">2016-02-16T12:28:00Z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i4>0</vt:i4>
  </property>
  <property fmtid="{D5CDD505-2E9C-101B-9397-08002B2CF9AE}" pid="3" name="ContentType">
    <vt:lpwstr>CONTENTS PROPRIETARY AND CONFIDENTIAL</vt:lpwstr>
  </property>
  <property fmtid="{D5CDD505-2E9C-101B-9397-08002B2CF9AE}" pid="4" name="Current Date">
    <vt:lpwstr>{CREATEDATE \@ "m/d/yyyy" \ * MERGEFORMAT}</vt:lpwstr>
  </property>
</Properties>
</file>